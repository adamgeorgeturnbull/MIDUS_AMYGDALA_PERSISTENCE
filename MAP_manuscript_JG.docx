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26EE2" w14:textId="4ED39976" w:rsidR="00065465" w:rsidRPr="00065465" w:rsidRDefault="00065465">
      <w:r>
        <w:rPr>
          <w:b/>
          <w:bCs/>
        </w:rPr>
        <w:t xml:space="preserve">Title: </w:t>
      </w:r>
      <w:commentRangeStart w:id="0"/>
      <w:r>
        <w:t>Examining the role of amygdala-vmPFC model-free emotion regulation circuitry in daily life affect in older adults</w:t>
      </w:r>
      <w:commentRangeEnd w:id="0"/>
      <w:r w:rsidR="00DE2381">
        <w:rPr>
          <w:rStyle w:val="CommentReference"/>
          <w:sz w:val="24"/>
          <w:szCs w:val="24"/>
        </w:rPr>
        <w:commentReference w:id="0"/>
      </w:r>
      <w:r>
        <w:t>: a replication and extension of Puccetti et al. (2021)</w:t>
      </w:r>
    </w:p>
    <w:p w14:paraId="710A0669" w14:textId="0622E349" w:rsidR="00065465" w:rsidRDefault="00091B9E">
      <w:r>
        <w:rPr>
          <w:b/>
          <w:bCs/>
        </w:rPr>
        <w:t xml:space="preserve">Abbreviated title: </w:t>
      </w:r>
      <w:r>
        <w:t>Amygdala circuitry and affect in aging</w:t>
      </w:r>
    </w:p>
    <w:p w14:paraId="62E5921A" w14:textId="296480F3" w:rsidR="00091B9E" w:rsidRDefault="00B15FDA">
      <w:r>
        <w:rPr>
          <w:b/>
          <w:bCs/>
        </w:rPr>
        <w:t xml:space="preserve">Author names and affiliations: </w:t>
      </w:r>
      <w:r w:rsidR="008B4ED1">
        <w:t xml:space="preserve">Adam Turnbull, Meishan Ai, James </w:t>
      </w:r>
      <w:ins w:id="1" w:author="James J. Gross" w:date="2026-04-20T19:26:00Z" w16du:dateUtc="2026-04-21T02:26:00Z">
        <w:r w:rsidR="007B022C">
          <w:t xml:space="preserve">J. </w:t>
        </w:r>
      </w:ins>
      <w:r w:rsidR="008B4ED1">
        <w:t>Gross, Feng Vankee-Lin</w:t>
      </w:r>
    </w:p>
    <w:p w14:paraId="08AC4474" w14:textId="66E25D88" w:rsidR="007256AC" w:rsidRDefault="007256AC">
      <w:r>
        <w:rPr>
          <w:b/>
          <w:bCs/>
        </w:rPr>
        <w:t xml:space="preserve">Corresponding author email: </w:t>
      </w:r>
      <w:hyperlink r:id="rId8" w:history="1">
        <w:r w:rsidRPr="00B11F54">
          <w:rPr>
            <w:rStyle w:val="Hyperlink"/>
          </w:rPr>
          <w:t>aturnbu2@stanford.edu</w:t>
        </w:r>
      </w:hyperlink>
    </w:p>
    <w:p w14:paraId="1A08ABC3" w14:textId="5E946AF0" w:rsidR="007256AC" w:rsidRDefault="0084631C">
      <w:pPr>
        <w:rPr>
          <w:b/>
          <w:bCs/>
        </w:rPr>
      </w:pPr>
      <w:r>
        <w:rPr>
          <w:b/>
          <w:bCs/>
        </w:rPr>
        <w:t>Number of pages:</w:t>
      </w:r>
    </w:p>
    <w:p w14:paraId="276D9023" w14:textId="3B90EC4D" w:rsidR="0084631C" w:rsidRDefault="0084631C">
      <w:r>
        <w:rPr>
          <w:b/>
          <w:bCs/>
        </w:rPr>
        <w:t xml:space="preserve">Number of figures: </w:t>
      </w:r>
      <w:r>
        <w:t>3</w:t>
      </w:r>
    </w:p>
    <w:p w14:paraId="67271299" w14:textId="6F368C9E" w:rsidR="0084631C" w:rsidRDefault="0084631C">
      <w:r>
        <w:rPr>
          <w:b/>
          <w:bCs/>
        </w:rPr>
        <w:t xml:space="preserve">Number of words: </w:t>
      </w:r>
      <w:r w:rsidR="00ED29D7">
        <w:t>abstract: , introduction: , discussion:</w:t>
      </w:r>
    </w:p>
    <w:p w14:paraId="713B4E62" w14:textId="0C8751BF" w:rsidR="00ED29D7" w:rsidRDefault="00ED29D7">
      <w:r>
        <w:rPr>
          <w:b/>
          <w:bCs/>
        </w:rPr>
        <w:t xml:space="preserve">Conflicts of interest statement: </w:t>
      </w:r>
      <w:r>
        <w:t xml:space="preserve">The authors declare no conflicts of interest. </w:t>
      </w:r>
    </w:p>
    <w:p w14:paraId="3EFB9202" w14:textId="11CE26C1" w:rsidR="000B5C83" w:rsidRDefault="000B5C83">
      <w:r>
        <w:rPr>
          <w:b/>
          <w:bCs/>
        </w:rPr>
        <w:t xml:space="preserve">Acknowledgements: </w:t>
      </w:r>
      <w:commentRangeStart w:id="2"/>
      <w:r w:rsidR="00F41C71" w:rsidRPr="00F41C71">
        <w:t xml:space="preserve">The authors used Claude (Anthropic) to assist with analysis script development and in preparing initial drafts of the </w:t>
      </w:r>
      <w:r w:rsidR="0036073A">
        <w:t xml:space="preserve">Abstract, </w:t>
      </w:r>
      <w:r w:rsidR="00F41C71" w:rsidRPr="00F41C71">
        <w:t>Methods</w:t>
      </w:r>
      <w:r w:rsidR="0036073A">
        <w:t>,</w:t>
      </w:r>
      <w:r w:rsidR="00F41C71" w:rsidRPr="00F41C71">
        <w:t xml:space="preserve"> and Results sections</w:t>
      </w:r>
      <w:commentRangeEnd w:id="2"/>
      <w:r w:rsidR="00177CF1" w:rsidRPr="00F41C71">
        <w:rPr>
          <w:rStyle w:val="CommentReference"/>
          <w:sz w:val="24"/>
          <w:szCs w:val="24"/>
        </w:rPr>
        <w:commentReference w:id="2"/>
      </w:r>
      <w:r w:rsidR="00F41C71" w:rsidRPr="00F41C71">
        <w:t>. All AI-assisted outputs were reviewed and verified by the authors. Analyses were developed and tested using synthetic dummy data generated to match the structure of the MIDUS dataset, in compliance with the MIDUS Data Use Agreement; no data</w:t>
      </w:r>
      <w:r w:rsidR="00C11D2C">
        <w:t xml:space="preserve"> downloaded from the MIDUS dataset</w:t>
      </w:r>
      <w:r w:rsidR="00F41C71" w:rsidRPr="00F41C71">
        <w:t xml:space="preserve"> w</w:t>
      </w:r>
      <w:r w:rsidR="00C11D2C">
        <w:t>as</w:t>
      </w:r>
      <w:r w:rsidR="00F41C71" w:rsidRPr="00F41C71">
        <w:t xml:space="preserve"> shared with AI systems.</w:t>
      </w:r>
      <w:r w:rsidR="006925A7">
        <w:t xml:space="preserve"> Data is available from NACDA upon completion of DUA (</w:t>
      </w:r>
      <w:hyperlink r:id="rId9" w:history="1">
        <w:r w:rsidR="006925A7" w:rsidRPr="00B11F54">
          <w:rPr>
            <w:rStyle w:val="Hyperlink"/>
          </w:rPr>
          <w:t>https://www.icpsr.umich.edu/web/NACDA/studies/38862</w:t>
        </w:r>
      </w:hyperlink>
      <w:r w:rsidR="006925A7">
        <w:t xml:space="preserve">). Code is available at </w:t>
      </w:r>
      <w:commentRangeStart w:id="3"/>
      <w:r w:rsidR="006925A7">
        <w:fldChar w:fldCharType="begin"/>
      </w:r>
      <w:r w:rsidR="006925A7">
        <w:instrText>HYPERLINK "https://github.com/adamgeorgeturnbull/MIDUS_AMYGDALA_PERSISTENCE"</w:instrText>
      </w:r>
      <w:r w:rsidR="006925A7">
        <w:fldChar w:fldCharType="separate"/>
      </w:r>
      <w:r w:rsidR="006925A7" w:rsidRPr="00B11F54">
        <w:rPr>
          <w:rStyle w:val="Hyperlink"/>
        </w:rPr>
        <w:t>https://github.com/adamgeorgeturnbull/MIDUS_AMYGDALA_PERSISTENCE</w:t>
      </w:r>
      <w:r w:rsidR="006925A7">
        <w:fldChar w:fldCharType="end"/>
      </w:r>
      <w:commentRangeEnd w:id="3"/>
      <w:r w:rsidR="00334898">
        <w:rPr>
          <w:rStyle w:val="CommentReference"/>
          <w:sz w:val="24"/>
          <w:szCs w:val="24"/>
        </w:rPr>
        <w:commentReference w:id="3"/>
      </w:r>
      <w:r w:rsidR="006925A7">
        <w:t xml:space="preserve">. </w:t>
      </w:r>
    </w:p>
    <w:p w14:paraId="35877D7D" w14:textId="77777777" w:rsidR="00260681" w:rsidRDefault="00260681"/>
    <w:p w14:paraId="73D11787" w14:textId="77777777" w:rsidR="00260681" w:rsidRDefault="00260681"/>
    <w:p w14:paraId="5972D341" w14:textId="77777777" w:rsidR="00260681" w:rsidRDefault="00260681"/>
    <w:p w14:paraId="3E57AF86" w14:textId="77777777" w:rsidR="00260681" w:rsidRDefault="00260681"/>
    <w:p w14:paraId="18AA862C" w14:textId="77777777" w:rsidR="00260681" w:rsidRDefault="00260681"/>
    <w:p w14:paraId="0E9D6CCE" w14:textId="77777777" w:rsidR="00260681" w:rsidRDefault="00260681"/>
    <w:p w14:paraId="38CBFAC7" w14:textId="77777777" w:rsidR="00260681" w:rsidRDefault="00260681"/>
    <w:p w14:paraId="0332E2C8" w14:textId="77777777" w:rsidR="00260681" w:rsidRDefault="00260681"/>
    <w:p w14:paraId="7E66D4DD" w14:textId="77777777" w:rsidR="00260681" w:rsidRDefault="00260681"/>
    <w:p w14:paraId="25F4456C" w14:textId="77777777" w:rsidR="00260681" w:rsidRDefault="00260681"/>
    <w:p w14:paraId="67ED44CE" w14:textId="77777777" w:rsidR="00260681" w:rsidRDefault="00260681"/>
    <w:p w14:paraId="7CB96242" w14:textId="4DAC229E" w:rsidR="00260681" w:rsidRDefault="00260681">
      <w:pPr>
        <w:rPr>
          <w:b/>
          <w:bCs/>
        </w:rPr>
      </w:pPr>
      <w:r>
        <w:rPr>
          <w:b/>
          <w:bCs/>
        </w:rPr>
        <w:lastRenderedPageBreak/>
        <w:t>Abstract</w:t>
      </w:r>
    </w:p>
    <w:p w14:paraId="53C805C5" w14:textId="334B16FC" w:rsidR="00260681" w:rsidRDefault="00774E27">
      <w:r w:rsidRPr="00774E27">
        <w:t xml:space="preserve">Older adults consistently report better daily affective experience than younger adults, yet the circuit-level mechanisms underlying </w:t>
      </w:r>
      <w:del w:id="4" w:author="James J. Gross" w:date="2026-04-21T07:29:00Z" w16du:dateUtc="2026-04-21T14:29:00Z">
        <w:r w:rsidR="00FB52BE" w:rsidDel="009A16A9">
          <w:delText>aging affect</w:delText>
        </w:r>
      </w:del>
      <w:ins w:id="5" w:author="James J. Gross" w:date="2026-04-21T07:29:00Z" w16du:dateUtc="2026-04-21T14:29:00Z">
        <w:r w:rsidR="009A16A9">
          <w:t xml:space="preserve">this age-related </w:t>
        </w:r>
      </w:ins>
      <w:ins w:id="6" w:author="James J. Gross" w:date="2026-04-21T09:51:00Z" w16du:dateUtc="2026-04-21T16:51:00Z">
        <w:r w:rsidR="00177CF1">
          <w:t>affecti</w:t>
        </w:r>
      </w:ins>
      <w:ins w:id="7" w:author="James J. Gross" w:date="2026-04-21T09:52:00Z" w16du:dateUtc="2026-04-21T16:52:00Z">
        <w:r w:rsidR="00177CF1">
          <w:t xml:space="preserve">ve </w:t>
        </w:r>
      </w:ins>
      <w:ins w:id="8" w:author="James J. Gross" w:date="2026-04-21T07:29:00Z" w16du:dateUtc="2026-04-21T14:29:00Z">
        <w:r w:rsidR="009A16A9">
          <w:t>difference</w:t>
        </w:r>
      </w:ins>
      <w:r w:rsidR="00A97D67">
        <w:t xml:space="preserve"> are poorly understood</w:t>
      </w:r>
      <w:r w:rsidRPr="00774E27">
        <w:t>. We conducted a pre-registered replication and extension of Puccetti et al. (2021), who linked greater</w:t>
      </w:r>
      <w:r w:rsidR="00FF6A75">
        <w:t xml:space="preserve"> persistence of</w:t>
      </w:r>
      <w:r w:rsidRPr="00774E27">
        <w:t xml:space="preserve"> left amygdala </w:t>
      </w:r>
      <w:del w:id="9" w:author="James J. Gross" w:date="2026-04-21T07:30:00Z" w16du:dateUtc="2026-04-21T14:30:00Z">
        <w:r w:rsidR="00FF6A75" w:rsidDel="009A16A9">
          <w:delText xml:space="preserve">patterns </w:delText>
        </w:r>
      </w:del>
      <w:ins w:id="10" w:author="James J. Gross" w:date="2026-04-21T07:30:00Z" w16du:dateUtc="2026-04-21T14:30:00Z">
        <w:r w:rsidR="009A16A9">
          <w:t>activation</w:t>
        </w:r>
        <w:r w:rsidR="009A16A9">
          <w:t xml:space="preserve"> </w:t>
        </w:r>
      </w:ins>
      <w:r w:rsidR="00FF6A75">
        <w:t>following negative images</w:t>
      </w:r>
      <w:r w:rsidRPr="00774E27">
        <w:t xml:space="preserve"> to worse daily life affect in the MIDUS 2 Neuroscience sample. Using data from the MIDUS 3 Neuroscience project </w:t>
      </w:r>
      <w:r w:rsidR="00183C6E">
        <w:t>(</w:t>
      </w:r>
      <w:r w:rsidRPr="00774E27">
        <w:t>N = 80 with daily diary data), collected approximately 10 years later in a partially overlapping sample, we tested whether amygdala persistence replicated as a predictor of daily affect, whether persistence was reduced in older adults, and whether</w:t>
      </w:r>
      <w:r w:rsidR="00505B30">
        <w:t xml:space="preserve"> model-free emotion regulation-linked</w:t>
      </w:r>
      <w:r w:rsidRPr="00774E27">
        <w:t xml:space="preserve"> vmPFC–amygdala task-based functional connectivity</w:t>
      </w:r>
      <w:r w:rsidR="00505B30">
        <w:t xml:space="preserve"> </w:t>
      </w:r>
      <w:r w:rsidRPr="00774E27">
        <w:t>predicted amygdala persistence and daily affect. Age was associated with better daily affect in the full diary sample (N = 1,174)</w:t>
      </w:r>
      <w:r w:rsidR="004E4799">
        <w:t xml:space="preserve">; </w:t>
      </w:r>
      <w:r w:rsidR="00BB687C">
        <w:t>significance was</w:t>
      </w:r>
      <w:r w:rsidRPr="00774E27">
        <w:t xml:space="preserve"> attenuated in the smaller neuroscience subsample. </w:t>
      </w:r>
      <w:r w:rsidR="00693852">
        <w:t>Replicating Puccetti et al., g</w:t>
      </w:r>
      <w:r w:rsidRPr="00774E27">
        <w:t>reater left amygdala persistence following negative images predicted lower daily positive affect and higher daily negative</w:t>
      </w:r>
      <w:r w:rsidR="00434195">
        <w:t xml:space="preserve"> affect</w:t>
      </w:r>
      <w:r w:rsidRPr="00774E27">
        <w:t xml:space="preserve">, </w:t>
      </w:r>
      <w:commentRangeStart w:id="11"/>
      <w:r w:rsidRPr="00774E27">
        <w:t>with effects specific to the left hemisphere and negative emotional content</w:t>
      </w:r>
      <w:commentRangeEnd w:id="11"/>
      <w:r w:rsidR="009A16A9" w:rsidRPr="00774E27">
        <w:rPr>
          <w:rStyle w:val="CommentReference"/>
          <w:sz w:val="24"/>
          <w:szCs w:val="24"/>
        </w:rPr>
        <w:commentReference w:id="11"/>
      </w:r>
      <w:r w:rsidRPr="00774E27">
        <w:t xml:space="preserve">. Contrary to prediction, persistence was not significantly associated with age, though effects were consistently in the expected direction. Left anterior amygdala–vmPFC connectivity during negative relative to neutral image viewing predicted lower daily negative affect across all three </w:t>
      </w:r>
      <w:r w:rsidR="0065107A" w:rsidRPr="00774E27">
        <w:t>methods but</w:t>
      </w:r>
      <w:r w:rsidRPr="00774E27">
        <w:t xml:space="preserve"> did not predict amygdala persistence. These findings replicate amygdala persistence as a robust neural correlate of daily affective experience and suggest </w:t>
      </w:r>
      <w:r w:rsidR="00D2735B">
        <w:t xml:space="preserve">model-free emotion regulation-related </w:t>
      </w:r>
      <w:r w:rsidRPr="00774E27">
        <w:t>vmPFC–amygdala connectivity may contribute to aging affect via an independent mechanism.</w:t>
      </w:r>
    </w:p>
    <w:p w14:paraId="43DBB696" w14:textId="16D2F88A" w:rsidR="00115226" w:rsidRPr="00115226" w:rsidRDefault="00F42358" w:rsidP="00115226">
      <w:pPr>
        <w:rPr>
          <w:b/>
          <w:bCs/>
        </w:rPr>
      </w:pPr>
      <w:r>
        <w:rPr>
          <w:b/>
          <w:bCs/>
        </w:rPr>
        <w:t>Significance statement</w:t>
      </w:r>
    </w:p>
    <w:p w14:paraId="074D2C41" w14:textId="4389689B" w:rsidR="00F42358" w:rsidRDefault="00115226" w:rsidP="00115226">
      <w:r>
        <w:t xml:space="preserve">Older adults tend to experience more positive and less negative affect than younger adults, but the brain mechanisms underlying this </w:t>
      </w:r>
      <w:ins w:id="12" w:author="James J. Gross" w:date="2026-04-21T07:34:00Z" w16du:dateUtc="2026-04-21T14:34:00Z">
        <w:r w:rsidR="00782107">
          <w:t xml:space="preserve">effect </w:t>
        </w:r>
      </w:ins>
      <w:r>
        <w:t xml:space="preserve">are poorly characterized. Using a pre-registered replication design and publicly available neuroimaging data, we demonstrate that the stability of amygdala neural responses to negative images (persistence) robustly predicts daily life affect in a sample collected ten years after the original discovery. We additionally show that amygdala–ventromedial prefrontal cortex (vmPFC) functional connectivity, a circuit vulnerable to early Alzheimer's disease pathology, independently predicts affective experience. These findings </w:t>
      </w:r>
      <w:commentRangeStart w:id="13"/>
      <w:r>
        <w:t>implicate amygdala–vmPFC circuitry as a candidate mechanism by which early neurodegenerative pathology may contribute to affective disturbance in older adults</w:t>
      </w:r>
      <w:commentRangeEnd w:id="13"/>
      <w:r w:rsidR="0094119A">
        <w:rPr>
          <w:rStyle w:val="CommentReference"/>
          <w:sz w:val="24"/>
          <w:szCs w:val="24"/>
        </w:rPr>
        <w:commentReference w:id="13"/>
      </w:r>
      <w:r>
        <w:t>.</w:t>
      </w:r>
    </w:p>
    <w:p w14:paraId="2C1AAFB2" w14:textId="77777777" w:rsidR="00115226" w:rsidRDefault="00115226" w:rsidP="00115226"/>
    <w:p w14:paraId="1EA0D045" w14:textId="77777777" w:rsidR="00115226" w:rsidRPr="00F42358" w:rsidRDefault="00115226" w:rsidP="00115226"/>
    <w:p w14:paraId="2B66E7C1" w14:textId="6694AEFD" w:rsidR="0047593B" w:rsidRDefault="0047593B">
      <w:pPr>
        <w:rPr>
          <w:b/>
          <w:bCs/>
        </w:rPr>
      </w:pPr>
      <w:r>
        <w:rPr>
          <w:b/>
          <w:bCs/>
        </w:rPr>
        <w:lastRenderedPageBreak/>
        <w:t>Introduction</w:t>
      </w:r>
    </w:p>
    <w:p w14:paraId="1BFF7837" w14:textId="0F922977" w:rsidR="00B14F74" w:rsidRDefault="006B6757">
      <w:r>
        <w:t xml:space="preserve">Older adults consistently report more positive affect and less negative affect </w:t>
      </w:r>
      <w:del w:id="14" w:author="James J. Gross" w:date="2026-04-21T10:11:00Z" w16du:dateUtc="2026-04-21T17:11:00Z">
        <w:r w:rsidDel="005E26F1">
          <w:delText>compared to</w:delText>
        </w:r>
      </w:del>
      <w:ins w:id="15" w:author="James J. Gross" w:date="2026-04-21T10:11:00Z" w16du:dateUtc="2026-04-21T17:11:00Z">
        <w:r w:rsidR="005E26F1">
          <w:t>than</w:t>
        </w:r>
      </w:ins>
      <w:r>
        <w:t xml:space="preserve"> younger adults</w:t>
      </w:r>
      <w:r w:rsidR="008E0FC7">
        <w:t xml:space="preserve"> </w:t>
      </w:r>
      <w:r w:rsidR="008E0FC7">
        <w:fldChar w:fldCharType="begin"/>
      </w:r>
      <w:r w:rsidR="008E0FC7">
        <w:instrText xml:space="preserve"> ADDIN EN.CITE &lt;EndNote&gt;&lt;Cite&gt;&lt;Author&gt;Mather&lt;/Author&gt;&lt;Year&gt;2012&lt;/Year&gt;&lt;IDText&gt;The emotion paradox in the aging brain&lt;/IDText&gt;&lt;DisplayText&gt;(Mather 2012)&lt;/DisplayText&gt;&lt;record&gt;&lt;isbn&gt;1573318655&lt;/isbn&gt;&lt;titles&gt;&lt;title&gt;The emotion paradox in the aging brain&lt;/title&gt;&lt;short-title&gt;The emotion paradox in the aging brain&lt;/short-title&gt;&lt;/titles&gt;&lt;contributors&gt;&lt;authors&gt;&lt;author&gt;Mather, Mara&lt;/author&gt;&lt;/authors&gt;&lt;/contributors&gt;&lt;added-date format="utc"&gt;1683656469&lt;/added-date&gt;&lt;ref-type name="Journal Article"&gt;17&lt;/ref-type&gt;&lt;dates&gt;&lt;year&gt;2012&lt;/year&gt;&lt;/dates&gt;&lt;rec-number&gt;720&lt;/rec-number&gt;&lt;last-updated-date format="utc"&gt;1683656469&lt;/last-updated-date&gt;&lt;electronic-resource-num&gt;10.1111/j.1749-6632.2012.06471.x&lt;/electronic-resource-num&gt;&lt;/record&gt;&lt;/Cite&gt;&lt;/EndNote&gt;</w:instrText>
      </w:r>
      <w:r w:rsidR="008E0FC7">
        <w:fldChar w:fldCharType="separate"/>
      </w:r>
      <w:r w:rsidR="008E0FC7">
        <w:rPr>
          <w:noProof/>
        </w:rPr>
        <w:t>(Mather 2012)</w:t>
      </w:r>
      <w:r w:rsidR="008E0FC7">
        <w:fldChar w:fldCharType="end"/>
      </w:r>
      <w:r>
        <w:t xml:space="preserve">. </w:t>
      </w:r>
      <w:ins w:id="16" w:author="James J. Gross" w:date="2026-04-21T09:59:00Z" w16du:dateUtc="2026-04-21T16:59:00Z">
        <w:r w:rsidR="00745883">
          <w:t xml:space="preserve">What is not clear, however, is what mechanisms are responsible for this effect, and </w:t>
        </w:r>
      </w:ins>
      <w:ins w:id="17" w:author="James J. Gross" w:date="2026-04-21T10:11:00Z" w16du:dateUtc="2026-04-21T17:11:00Z">
        <w:r w:rsidR="005E26F1">
          <w:t xml:space="preserve">why there is such substantial variability </w:t>
        </w:r>
      </w:ins>
      <w:ins w:id="18" w:author="James J. Gross" w:date="2026-04-21T09:59:00Z" w16du:dateUtc="2026-04-21T16:59:00Z">
        <w:r w:rsidR="00745883">
          <w:t xml:space="preserve">in affective functioning in older age. </w:t>
        </w:r>
      </w:ins>
      <w:del w:id="19" w:author="James J. Gross" w:date="2026-04-21T10:00:00Z" w16du:dateUtc="2026-04-21T17:00:00Z">
        <w:r w:rsidR="003475EC" w:rsidDel="00745883">
          <w:delText>Despite this, there are significant individual differences in affective experience in older adults</w:delText>
        </w:r>
        <w:r w:rsidR="00224247" w:rsidDel="00745883">
          <w:delText xml:space="preserve">. </w:delText>
        </w:r>
      </w:del>
      <w:r w:rsidR="00224247">
        <w:t>P</w:t>
      </w:r>
      <w:r w:rsidR="001526A7">
        <w:t>ositive affective experience has been highlighted as a key resilience factor</w:t>
      </w:r>
      <w:r w:rsidR="00C61027">
        <w:t xml:space="preserve"> for promoting healthy aging </w:t>
      </w:r>
      <w:r w:rsidR="005B6EBB">
        <w:fldChar w:fldCharType="begin"/>
      </w:r>
      <w:r w:rsidR="005B6EBB">
        <w:instrText xml:space="preserve"> ADDIN EN.CITE &lt;EndNote&gt;&lt;Cite&gt;&lt;Author&gt;Anthony&lt;/Author&gt;&lt;Year&gt;2024&lt;/Year&gt;&lt;IDText&gt;Positive affect disrupts neurodegeneration effects on cognitive training plasticity in older adults&lt;/IDText&gt;&lt;DisplayText&gt;(Anthony, Turnbull et al. 2024)&lt;/DisplayText&gt;&lt;record&gt;&lt;isbn&gt;1749-5016&lt;/isbn&gt;&lt;titles&gt;&lt;title&gt;Positive affect disrupts neurodegeneration effects on cognitive training plasticity in older adults&lt;/title&gt;&lt;secondary-title&gt;Social cognitive and affective neuroscience&lt;/secondary-title&gt;&lt;/titles&gt;&lt;pages&gt;nsae004&lt;/pages&gt;&lt;number&gt;1&lt;/number&gt;&lt;contributors&gt;&lt;authors&gt;&lt;author&gt;Anthony, Mia&lt;/author&gt;&lt;author&gt;Turnbull, Adam&lt;/author&gt;&lt;author&gt;Tadin, Duje&lt;/author&gt;&lt;author&gt;Lin, F Vankee&lt;/author&gt;&lt;/authors&gt;&lt;/contributors&gt;&lt;added-date format="utc"&gt;1743022352&lt;/added-date&gt;&lt;ref-type name="Journal Article"&gt;17&lt;/ref-type&gt;&lt;dates&gt;&lt;year&gt;2024&lt;/year&gt;&lt;/dates&gt;&lt;rec-number&gt;1849&lt;/rec-number&gt;&lt;last-updated-date format="utc"&gt;1743022352&lt;/last-updated-date&gt;&lt;volume&gt;19&lt;/volume&gt;&lt;/record&gt;&lt;/Cite&gt;&lt;/EndNote&gt;</w:instrText>
      </w:r>
      <w:r w:rsidR="005B6EBB">
        <w:fldChar w:fldCharType="separate"/>
      </w:r>
      <w:r w:rsidR="005B6EBB">
        <w:rPr>
          <w:noProof/>
        </w:rPr>
        <w:t>(Anthony, Turnbull et al. 2024)</w:t>
      </w:r>
      <w:r w:rsidR="005B6EBB">
        <w:fldChar w:fldCharType="end"/>
      </w:r>
      <w:ins w:id="20" w:author="James J. Gross" w:date="2026-04-21T10:12:00Z" w16du:dateUtc="2026-04-21T17:12:00Z">
        <w:r w:rsidR="005E26F1">
          <w:t>,</w:t>
        </w:r>
      </w:ins>
      <w:r w:rsidR="00C61027">
        <w:t xml:space="preserve"> while a shift toward negative affect is associated with the emergence of late-life psychiatric diagnoses </w:t>
      </w:r>
      <w:r w:rsidR="00C61027">
        <w:fldChar w:fldCharType="begin"/>
      </w:r>
      <w:r w:rsidR="00C61027">
        <w:instrText xml:space="preserve"> ADDIN EN.CITE &lt;EndNote&gt;&lt;Cite&gt;&lt;Author&gt;Alexopoulos&lt;/Author&gt;&lt;Year&gt;2019&lt;/Year&gt;&lt;IDText&gt;Mechanisms and treatment of late-life depression&lt;/IDText&gt;&lt;DisplayText&gt;(Alexopoulos 2019)&lt;/DisplayText&gt;&lt;record&gt;&lt;isbn&gt;2158-3188&lt;/isbn&gt;&lt;titles&gt;&lt;title&gt;Mechanisms and treatment of late-life depression&lt;/title&gt;&lt;secondary-title&gt;Translational psychiatry&lt;/secondary-title&gt;&lt;short-title&gt;Mechanisms and treatment of late-life depression&lt;/short-title&gt;&lt;/titles&gt;&lt;pages&gt;1-16&lt;/pages&gt;&lt;number&gt;1&lt;/number&gt;&lt;contributors&gt;&lt;authors&gt;&lt;author&gt;Alexopoulos, George S&lt;/author&gt;&lt;/authors&gt;&lt;/contributors&gt;&lt;added-date format="utc"&gt;1683656501&lt;/added-date&gt;&lt;ref-type name="Journal Article"&gt;17&lt;/ref-type&gt;&lt;dates&gt;&lt;year&gt;2019&lt;/year&gt;&lt;/dates&gt;&lt;rec-number&gt;1608&lt;/rec-number&gt;&lt;last-updated-date format="utc"&gt;1683656501&lt;/last-updated-date&gt;&lt;volume&gt;9&lt;/volume&gt;&lt;/record&gt;&lt;/Cite&gt;&lt;/EndNote&gt;</w:instrText>
      </w:r>
      <w:r w:rsidR="00C61027">
        <w:fldChar w:fldCharType="separate"/>
      </w:r>
      <w:r w:rsidR="00C61027">
        <w:rPr>
          <w:noProof/>
        </w:rPr>
        <w:t>(Alexopoulos 2019)</w:t>
      </w:r>
      <w:r w:rsidR="00C61027">
        <w:fldChar w:fldCharType="end"/>
      </w:r>
      <w:r w:rsidR="00C61027">
        <w:t xml:space="preserve"> as well as increased risk for dementia </w:t>
      </w:r>
      <w:r w:rsidR="00C61027">
        <w:fldChar w:fldCharType="begin"/>
      </w:r>
      <w:r w:rsidR="00C61027">
        <w:instrText xml:space="preserve"> ADDIN EN.CITE &lt;EndNote&gt;&lt;Cite&gt;&lt;Author&gt;Hu&lt;/Author&gt;&lt;Year&gt;2020&lt;/Year&gt;&lt;IDText&gt;Neuropsychiatric symptoms as prognostic makers for the elderly with mild cognitive impairment: a meta-analysis&lt;/IDText&gt;&lt;DisplayText&gt;(Hu, Shu et al. 2020)&lt;/DisplayText&gt;&lt;record&gt;&lt;isbn&gt;0165-0327&lt;/isbn&gt;&lt;titles&gt;&lt;title&gt;Neuropsychiatric symptoms as prognostic makers for the elderly with mild cognitive impairment: a meta-analysis&lt;/title&gt;&lt;secondary-title&gt;Journal of Affective Disorders&lt;/secondary-title&gt;&lt;/titles&gt;&lt;pages&gt;185-192&lt;/pages&gt;&lt;contributors&gt;&lt;authors&gt;&lt;author&gt;Hu, Mingyue&lt;/author&gt;&lt;author&gt;Shu, Xinhui&lt;/author&gt;&lt;author&gt;Wu, Xinyin&lt;/author&gt;&lt;author&gt;Chen, Fenghui&lt;/author&gt;&lt;author&gt;Hu, Hengyu&lt;/author&gt;&lt;author&gt;Zhang, Junmei&lt;/author&gt;&lt;author&gt;Yan, Ping&lt;/author&gt;&lt;author&gt;Feng, Hui&lt;/author&gt;&lt;/authors&gt;&lt;/contributors&gt;&lt;added-date format="utc"&gt;1734733291&lt;/added-date&gt;&lt;ref-type name="Journal Article"&gt;17&lt;/ref-type&gt;&lt;dates&gt;&lt;year&gt;2020&lt;/year&gt;&lt;/dates&gt;&lt;rec-number&gt;1757&lt;/rec-number&gt;&lt;last-updated-date format="utc"&gt;1734733291&lt;/last-updated-date&gt;&lt;volume&gt;271&lt;/volume&gt;&lt;/record&gt;&lt;/Cite&gt;&lt;/EndNote&gt;</w:instrText>
      </w:r>
      <w:r w:rsidR="00C61027">
        <w:fldChar w:fldCharType="separate"/>
      </w:r>
      <w:r w:rsidR="00C61027">
        <w:rPr>
          <w:noProof/>
        </w:rPr>
        <w:t>(Hu, Shu et al. 2020)</w:t>
      </w:r>
      <w:r w:rsidR="00C61027">
        <w:fldChar w:fldCharType="end"/>
      </w:r>
      <w:r w:rsidR="001526A7">
        <w:t xml:space="preserve">. </w:t>
      </w:r>
      <w:r w:rsidR="00EA49B9">
        <w:t xml:space="preserve">There is a need to better characterize the </w:t>
      </w:r>
      <w:r w:rsidR="002836BB">
        <w:t xml:space="preserve">neurocognitive </w:t>
      </w:r>
      <w:r w:rsidR="00EA49B9">
        <w:t xml:space="preserve">circuit-level mechanisms of affective experience in healthy older adults to better understand </w:t>
      </w:r>
      <w:r w:rsidR="002836BB">
        <w:t>these individual differences</w:t>
      </w:r>
      <w:r w:rsidR="00EA49B9">
        <w:t xml:space="preserve">. </w:t>
      </w:r>
    </w:p>
    <w:p w14:paraId="4AF4247A" w14:textId="77777777" w:rsidR="005E26F1" w:rsidRDefault="005F1444">
      <w:pPr>
        <w:rPr>
          <w:ins w:id="21" w:author="James J. Gross" w:date="2026-04-21T10:13:00Z" w16du:dateUtc="2026-04-21T17:13:00Z"/>
        </w:rPr>
      </w:pPr>
      <w:r>
        <w:t>Task-based fMRI is a promising tool for understanding the circuit-level mechanisms underlying affective experience in healthy older adults. Recent perspectives suggest that task-based fMRI can better probe at-risk processes in older adults by highlighting key differences that only emerge when these processes are engaged</w:t>
      </w:r>
      <w:r w:rsidR="00CD4E31">
        <w:t xml:space="preserve"> </w:t>
      </w:r>
      <w:r w:rsidR="004B4C9A">
        <w:fldChar w:fldCharType="begin"/>
      </w:r>
      <w:r w:rsidR="004B4C9A">
        <w:instrText xml:space="preserve"> ADDIN EN.CITE &lt;EndNote&gt;&lt;Cite&gt;&lt;Author&gt;Mooraj&lt;/Author&gt;&lt;Year&gt;2025&lt;/Year&gt;&lt;IDText&gt;Toward a functional future for the cognitive neuroscience of human aging&lt;/IDText&gt;&lt;DisplayText&gt;(Mooraj, Salami et al. 2025)&lt;/DisplayText&gt;&lt;record&gt;&lt;isbn&gt;0896-6273&lt;/isbn&gt;&lt;titles&gt;&lt;title&gt;Toward a functional future for the cognitive neuroscience of human aging&lt;/title&gt;&lt;secondary-title&gt;Neuron&lt;/secondary-title&gt;&lt;/titles&gt;&lt;pages&gt;154-183&lt;/pages&gt;&lt;number&gt;1&lt;/number&gt;&lt;contributors&gt;&lt;authors&gt;&lt;author&gt;Mooraj, Zoya&lt;/author&gt;&lt;author&gt;Salami, Alireza&lt;/author&gt;&lt;author&gt;Campbell, Karen L&lt;/author&gt;&lt;author&gt;Dahl, Martin J&lt;/author&gt;&lt;author&gt;Kosciessa, Julian Q&lt;/author&gt;&lt;author&gt;Nassar, Matthew R&lt;/author&gt;&lt;author&gt;Werkle-Bergner, Markus&lt;/author&gt;&lt;author&gt;Craik, Fergus IM&lt;/author&gt;&lt;author&gt;Lindenberger, Ulman&lt;/author&gt;&lt;author&gt;Mayr, Ulrich&lt;/author&gt;&lt;/authors&gt;&lt;/contributors&gt;&lt;added-date format="utc"&gt;1756931631&lt;/added-date&gt;&lt;ref-type name="Journal Article"&gt;17&lt;/ref-type&gt;&lt;dates&gt;&lt;year&gt;2025&lt;/year&gt;&lt;/dates&gt;&lt;rec-number&gt;2006&lt;/rec-number&gt;&lt;last-updated-date format="utc"&gt;1756931631&lt;/last-updated-date&gt;&lt;volume&gt;113&lt;/volume&gt;&lt;/record&gt;&lt;/Cite&gt;&lt;/EndNote&gt;</w:instrText>
      </w:r>
      <w:r w:rsidR="004B4C9A">
        <w:fldChar w:fldCharType="separate"/>
      </w:r>
      <w:r w:rsidR="004B4C9A">
        <w:rPr>
          <w:noProof/>
        </w:rPr>
        <w:t>(Mooraj, Salami et al. 2025)</w:t>
      </w:r>
      <w:r w:rsidR="004B4C9A">
        <w:fldChar w:fldCharType="end"/>
      </w:r>
      <w:r>
        <w:t xml:space="preserve">. </w:t>
      </w:r>
      <w:r w:rsidR="00BC467D">
        <w:t xml:space="preserve">Two important processes related to affective experience are model-free and model-based emotion regulation </w:t>
      </w:r>
      <w:r w:rsidR="009C23BC">
        <w:fldChar w:fldCharType="begin"/>
      </w:r>
      <w:r w:rsidR="009C23BC">
        <w:instrText xml:space="preserve"> ADDIN EN.CITE &lt;EndNote&gt;&lt;Cite&gt;&lt;Author&gt;Etkin&lt;/Author&gt;&lt;Year&gt;2015&lt;/Year&gt;&lt;IDText&gt;The neural bases of emotion regulation&lt;/IDText&gt;&lt;DisplayText&gt;(Etkin, Büchel et al. 2015)&lt;/DisplayText&gt;&lt;record&gt;&lt;isbn&gt;1471-0048&lt;/isbn&gt;&lt;titles&gt;&lt;title&gt;The neural bases of emotion regulation&lt;/title&gt;&lt;secondary-title&gt;Nature reviews neuroscience&lt;/secondary-title&gt;&lt;/titles&gt;&lt;pages&gt;693-700&lt;/pages&gt;&lt;number&gt;11&lt;/number&gt;&lt;contributors&gt;&lt;authors&gt;&lt;author&gt;Etkin, Amit&lt;/author&gt;&lt;author&gt;Büchel, Christian&lt;/author&gt;&lt;author&gt;Gross, James J&lt;/author&gt;&lt;/authors&gt;&lt;/contributors&gt;&lt;added-date format="utc"&gt;1742931956&lt;/added-date&gt;&lt;ref-type name="Journal Article"&gt;17&lt;/ref-type&gt;&lt;dates&gt;&lt;year&gt;2015&lt;/year&gt;&lt;/dates&gt;&lt;rec-number&gt;1840&lt;/rec-number&gt;&lt;last-updated-date format="utc"&gt;1742931956&lt;/last-updated-date&gt;&lt;volume&gt;16&lt;/volume&gt;&lt;/record&gt;&lt;/Cite&gt;&lt;/EndNote&gt;</w:instrText>
      </w:r>
      <w:r w:rsidR="009C23BC">
        <w:fldChar w:fldCharType="separate"/>
      </w:r>
      <w:r w:rsidR="009C23BC">
        <w:rPr>
          <w:noProof/>
        </w:rPr>
        <w:t>(Etkin, Büchel et al. 2015)</w:t>
      </w:r>
      <w:r w:rsidR="009C23BC">
        <w:fldChar w:fldCharType="end"/>
      </w:r>
      <w:r w:rsidR="00BC467D">
        <w:t xml:space="preserve">. </w:t>
      </w:r>
    </w:p>
    <w:p w14:paraId="0D67B7EC" w14:textId="492AC25B" w:rsidR="005077D0" w:rsidRDefault="00E258E2">
      <w:r>
        <w:t xml:space="preserve">Model-free emotion regulation occurs when affective valuations, proposed to be encoded in the amygdala </w:t>
      </w:r>
      <w:r>
        <w:fldChar w:fldCharType="begin"/>
      </w:r>
      <w:r>
        <w:instrText xml:space="preserve"> ADDIN EN.CITE &lt;EndNote&gt;&lt;Cite&gt;&lt;Author&gt;Zhang&lt;/Author&gt;&lt;Year&gt;2025&lt;/Year&gt;&lt;IDText&gt;The brain bases of emotion generation and emotion regulation&lt;/IDText&gt;&lt;DisplayText&gt;(Zhang, Bo et al. 2025)&lt;/DisplayText&gt;&lt;record&gt;&lt;isbn&gt;1364-6613&lt;/isbn&gt;&lt;titles&gt;&lt;title&gt;The brain bases of emotion generation and emotion regulation&lt;/title&gt;&lt;secondary-title&gt;Trends in Cognitive Sciences&lt;/secondary-title&gt;&lt;/titles&gt;&lt;contributors&gt;&lt;authors&gt;&lt;author&gt;Zhang, Jin-Xiao&lt;/author&gt;&lt;author&gt;Bo, Ke&lt;/author&gt;&lt;author&gt;Wager, Tor D&lt;/author&gt;&lt;author&gt;Gross, James J&lt;/author&gt;&lt;/authors&gt;&lt;/contributors&gt;&lt;added-date format="utc"&gt;1756239969&lt;/added-date&gt;&lt;ref-type name="Journal Article"&gt;17&lt;/ref-type&gt;&lt;dates&gt;&lt;year&gt;2025&lt;/year&gt;&lt;/dates&gt;&lt;rec-number&gt;1986&lt;/rec-number&gt;&lt;last-updated-date format="utc"&gt;1756239969&lt;/last-updated-date&gt;&lt;/record&gt;&lt;/Cite&gt;&lt;/EndNote&gt;</w:instrText>
      </w:r>
      <w:r>
        <w:fldChar w:fldCharType="separate"/>
      </w:r>
      <w:r>
        <w:rPr>
          <w:noProof/>
        </w:rPr>
        <w:t>(Zhang, Bo et al. 2025)</w:t>
      </w:r>
      <w:r>
        <w:fldChar w:fldCharType="end"/>
      </w:r>
      <w:r w:rsidR="00090679">
        <w:t>, are adjusted via experience-dependent reinforcement learning</w:t>
      </w:r>
      <w:r w:rsidR="007E77A7">
        <w:t xml:space="preserve"> </w:t>
      </w:r>
      <w:r w:rsidR="007E77A7">
        <w:fldChar w:fldCharType="begin"/>
      </w:r>
      <w:r w:rsidR="007E77A7">
        <w:instrText xml:space="preserve"> ADDIN EN.CITE &lt;EndNote&gt;&lt;Cite&gt;&lt;Author&gt;Turnbull&lt;/Author&gt;&lt;Year&gt;2026&lt;/Year&gt;&lt;IDText&gt;The emergence of neuropsychiatric symptoms in preclinical Alzheimer’s disease: An emotion regulation perspective&lt;/IDText&gt;&lt;DisplayText&gt;(Turnbull, Gross et al. 2026)&lt;/DisplayText&gt;&lt;record&gt;&lt;isbn&gt;0896-6273&lt;/isbn&gt;&lt;titles&gt;&lt;title&gt;The emergence of neuropsychiatric symptoms in preclinical Alzheimer’s disease: An emotion regulation perspective&lt;/title&gt;&lt;secondary-title&gt;Neuron&lt;/secondary-title&gt;&lt;/titles&gt;&lt;contributors&gt;&lt;authors&gt;&lt;author&gt;Turnbull, Adam&lt;/author&gt;&lt;author&gt;Gross, James J&lt;/author&gt;&lt;author&gt;Vankee-Lin, Feng&lt;/author&gt;&lt;/authors&gt;&lt;/contributors&gt;&lt;added-date format="utc"&gt;1775683350&lt;/added-date&gt;&lt;ref-type name="Journal Article"&gt;17&lt;/ref-type&gt;&lt;dates&gt;&lt;year&gt;2026&lt;/year&gt;&lt;/dates&gt;&lt;rec-number&gt;2046&lt;/rec-number&gt;&lt;last-updated-date format="utc"&gt;1775683350&lt;/last-updated-date&gt;&lt;/record&gt;&lt;/Cite&gt;&lt;/EndNote&gt;</w:instrText>
      </w:r>
      <w:r w:rsidR="007E77A7">
        <w:fldChar w:fldCharType="separate"/>
      </w:r>
      <w:r w:rsidR="007E77A7">
        <w:rPr>
          <w:noProof/>
        </w:rPr>
        <w:t>(Turnbull, Gross et al. 2026)</w:t>
      </w:r>
      <w:r w:rsidR="007E77A7">
        <w:fldChar w:fldCharType="end"/>
      </w:r>
      <w:r w:rsidR="00090679">
        <w:t xml:space="preserve">. </w:t>
      </w:r>
      <w:r w:rsidR="007E77A7">
        <w:t xml:space="preserve">This type of regulation, such as occurs during </w:t>
      </w:r>
      <w:r w:rsidR="003B3D72">
        <w:t xml:space="preserve">fear extinction and habituation of negative reactivity, is proposed to recruit amygdala-ventromedial prefrontal cortex (vmPFC) circuitry. Some recent perspectives suggest that anterior vmPFC preferentially encodes safety while posterior vmPFC encodes threat </w:t>
      </w:r>
      <w:r w:rsidR="003B3D72">
        <w:fldChar w:fldCharType="begin"/>
      </w:r>
      <w:r w:rsidR="003B3D72">
        <w:instrText xml:space="preserve"> ADDIN EN.CITE &lt;EndNote&gt;&lt;Cite&gt;&lt;Author&gt;Tashjian&lt;/Author&gt;&lt;Year&gt;2021&lt;/Year&gt;&lt;IDText&gt;A decision architecture for safety computations&lt;/IDText&gt;&lt;DisplayText&gt;(Tashjian, Zbozinek et al. 2021)&lt;/DisplayText&gt;&lt;record&gt;&lt;isbn&gt;1364-6613&lt;/isbn&gt;&lt;titles&gt;&lt;title&gt;A decision architecture for safety computations&lt;/title&gt;&lt;secondary-title&gt;Trends in Cognitive Sciences&lt;/secondary-title&gt;&lt;/titles&gt;&lt;pages&gt;342-354&lt;/pages&gt;&lt;number&gt;5&lt;/number&gt;&lt;contributors&gt;&lt;authors&gt;&lt;author&gt;Tashjian, Sarah M&lt;/author&gt;&lt;author&gt;Zbozinek, Tomislav D&lt;/author&gt;&lt;author&gt;Mobbs, Dean&lt;/author&gt;&lt;/authors&gt;&lt;/contributors&gt;&lt;added-date format="utc"&gt;1755106802&lt;/added-date&gt;&lt;ref-type name="Journal Article"&gt;17&lt;/ref-type&gt;&lt;dates&gt;&lt;year&gt;2021&lt;/year&gt;&lt;/dates&gt;&lt;rec-number&gt;1937&lt;/rec-number&gt;&lt;last-updated-date format="utc"&gt;1755106802&lt;/last-updated-date&gt;&lt;volume&gt;25&lt;/volume&gt;&lt;/record&gt;&lt;/Cite&gt;&lt;/EndNote&gt;</w:instrText>
      </w:r>
      <w:r w:rsidR="003B3D72">
        <w:fldChar w:fldCharType="separate"/>
      </w:r>
      <w:r w:rsidR="003B3D72">
        <w:rPr>
          <w:noProof/>
        </w:rPr>
        <w:t>(Tashjian, Zbozinek et al. 2021)</w:t>
      </w:r>
      <w:r w:rsidR="003B3D72">
        <w:fldChar w:fldCharType="end"/>
      </w:r>
      <w:r w:rsidR="003B3D72">
        <w:t xml:space="preserve">. </w:t>
      </w:r>
      <w:del w:id="22" w:author="James J. Gross" w:date="2026-04-21T10:14:00Z" w16du:dateUtc="2026-04-21T17:14:00Z">
        <w:r w:rsidR="003B3D72" w:rsidDel="005E26F1">
          <w:delText>Alternatively</w:delText>
        </w:r>
      </w:del>
      <w:ins w:id="23" w:author="James J. Gross" w:date="2026-04-21T10:14:00Z" w16du:dateUtc="2026-04-21T17:14:00Z">
        <w:r w:rsidR="005E26F1">
          <w:t>In contrast</w:t>
        </w:r>
      </w:ins>
      <w:r w:rsidR="003B3D72">
        <w:t xml:space="preserve">, model-based emotion regulation recruits dorsolateral prefrontal cortex (dlPFC), using a model (either related to a goal or strategy) held in working memory to guide emotion regulation. </w:t>
      </w:r>
      <w:r w:rsidR="005D6BDB">
        <w:t xml:space="preserve">Our recent perspective proposed that model-based emotion regulation may be able to compensate for a lack of model-free emotion regulation in older adults </w:t>
      </w:r>
      <w:r w:rsidR="005D6BDB">
        <w:fldChar w:fldCharType="begin"/>
      </w:r>
      <w:r w:rsidR="005D6BDB">
        <w:instrText xml:space="preserve"> ADDIN EN.CITE &lt;EndNote&gt;&lt;Cite&gt;&lt;Author&gt;Turnbull&lt;/Author&gt;&lt;Year&gt;2026&lt;/Year&gt;&lt;IDText&gt;The emergence of neuropsychiatric symptoms in preclinical Alzheimer’s disease: An emotion regulation perspective&lt;/IDText&gt;&lt;DisplayText&gt;(Turnbull, Gross et al. 2026)&lt;/DisplayText&gt;&lt;record&gt;&lt;isbn&gt;0896-6273&lt;/isbn&gt;&lt;titles&gt;&lt;title&gt;The emergence of neuropsychiatric symptoms in preclinical Alzheimer’s disease: An emotion regulation perspective&lt;/title&gt;&lt;secondary-title&gt;Neuron&lt;/secondary-title&gt;&lt;/titles&gt;&lt;contributors&gt;&lt;authors&gt;&lt;author&gt;Turnbull, Adam&lt;/author&gt;&lt;author&gt;Gross, James J&lt;/author&gt;&lt;author&gt;Vankee-Lin, Feng&lt;/author&gt;&lt;/authors&gt;&lt;/contributors&gt;&lt;added-date format="utc"&gt;1775683350&lt;/added-date&gt;&lt;ref-type name="Journal Article"&gt;17&lt;/ref-type&gt;&lt;dates&gt;&lt;year&gt;2026&lt;/year&gt;&lt;/dates&gt;&lt;rec-number&gt;2046&lt;/rec-number&gt;&lt;last-updated-date format="utc"&gt;1775683350&lt;/last-updated-date&gt;&lt;/record&gt;&lt;/Cite&gt;&lt;/EndNote&gt;</w:instrText>
      </w:r>
      <w:r w:rsidR="005D6BDB">
        <w:fldChar w:fldCharType="separate"/>
      </w:r>
      <w:r w:rsidR="005D6BDB">
        <w:rPr>
          <w:noProof/>
        </w:rPr>
        <w:t>(Turnbull, Gross et al. 2026)</w:t>
      </w:r>
      <w:r w:rsidR="005D6BDB">
        <w:fldChar w:fldCharType="end"/>
      </w:r>
      <w:r w:rsidR="005D6BDB">
        <w:t>.</w:t>
      </w:r>
    </w:p>
    <w:p w14:paraId="2616D3C9" w14:textId="77777777" w:rsidR="005E26F1" w:rsidRDefault="000D2D25">
      <w:pPr>
        <w:rPr>
          <w:ins w:id="24" w:author="James J. Gross" w:date="2026-04-21T10:17:00Z" w16du:dateUtc="2026-04-21T17:17:00Z"/>
        </w:rPr>
      </w:pPr>
      <w:r>
        <w:t xml:space="preserve">Although testing dlPFC-mediated model-based emotion regulation requires the use of specific emotion regulation paradigms that measure or experimentally manipulate the strategies being used, model-free emotion regulation hypothetically occurs during any emotional experience. </w:t>
      </w:r>
      <w:commentRangeStart w:id="25"/>
      <w:r w:rsidR="00B404F6">
        <w:t>To test whether the engagement of model-free emotion regulation circuitry was associated with 1) changes in amygdala-mediated affective valuations and 2) daily life affect</w:t>
      </w:r>
      <w:ins w:id="26" w:author="James J. Gross" w:date="2026-04-21T10:16:00Z" w16du:dateUtc="2026-04-21T17:16:00Z">
        <w:r w:rsidR="005E26F1">
          <w:t>,</w:t>
        </w:r>
      </w:ins>
      <w:r w:rsidR="00B404F6">
        <w:t xml:space="preserve"> we leveraged the recent release of the Midlife in the US (MIDUS) (</w:t>
      </w:r>
      <w:hyperlink r:id="rId10" w:history="1">
        <w:r w:rsidR="00B404F6" w:rsidRPr="00B11F54">
          <w:rPr>
            <w:rStyle w:val="Hyperlink"/>
          </w:rPr>
          <w:t>https://midus.wisc.edu/</w:t>
        </w:r>
      </w:hyperlink>
      <w:r w:rsidR="00B404F6">
        <w:t>) 3 Neuroscience project (MIDUS3; 2017-2022)</w:t>
      </w:r>
      <w:r w:rsidR="004C4C27">
        <w:t xml:space="preserve">. </w:t>
      </w:r>
      <w:commentRangeEnd w:id="25"/>
      <w:r w:rsidR="005E26F1">
        <w:rPr>
          <w:rStyle w:val="CommentReference"/>
          <w:sz w:val="24"/>
          <w:szCs w:val="24"/>
        </w:rPr>
        <w:commentReference w:id="25"/>
      </w:r>
    </w:p>
    <w:p w14:paraId="73C1BC9D" w14:textId="77777777" w:rsidR="005E26F1" w:rsidRDefault="005E26F1">
      <w:pPr>
        <w:rPr>
          <w:ins w:id="27" w:author="James J. Gross" w:date="2026-04-21T10:18:00Z" w16du:dateUtc="2026-04-21T17:18:00Z"/>
        </w:rPr>
      </w:pPr>
      <w:ins w:id="28" w:author="James J. Gross" w:date="2026-04-21T10:17:00Z" w16du:dateUtc="2026-04-21T17:17:00Z">
        <w:r>
          <w:lastRenderedPageBreak/>
          <w:t xml:space="preserve">Specifically, </w:t>
        </w:r>
      </w:ins>
      <w:del w:id="29" w:author="James J. Gross" w:date="2026-04-21T10:17:00Z" w16du:dateUtc="2026-04-21T17:17:00Z">
        <w:r w:rsidR="004C4C27" w:rsidDel="005E26F1">
          <w:delText>W</w:delText>
        </w:r>
      </w:del>
      <w:ins w:id="30" w:author="James J. Gross" w:date="2026-04-21T10:17:00Z" w16du:dateUtc="2026-04-21T17:17:00Z">
        <w:r>
          <w:t>w</w:t>
        </w:r>
      </w:ins>
      <w:r w:rsidR="004C4C27">
        <w:t>e</w:t>
      </w:r>
      <w:r w:rsidR="00B404F6">
        <w:t xml:space="preserve"> perform</w:t>
      </w:r>
      <w:r w:rsidR="004C4C27">
        <w:t xml:space="preserve">ed </w:t>
      </w:r>
      <w:r w:rsidR="00B404F6">
        <w:t>a pre-registered replication and extension of a study linking increased persistence in the voxel-wise pattern of left amygdala responses to negative images</w:t>
      </w:r>
      <w:r w:rsidR="00EE5B5D">
        <w:t xml:space="preserve"> (hypothesized to reflect affective valuation)</w:t>
      </w:r>
      <w:r w:rsidR="00B404F6">
        <w:t xml:space="preserve"> to daily life affect in the MIDUS 2 dataset </w:t>
      </w:r>
      <w:r w:rsidR="00B404F6">
        <w:fldChar w:fldCharType="begin"/>
      </w:r>
      <w:r w:rsidR="00B404F6">
        <w:instrText xml:space="preserve"> ADDIN EN.CITE &lt;EndNote&gt;&lt;Cite&gt;&lt;Author&gt;Puccetti&lt;/Author&gt;&lt;Year&gt;2021&lt;/Year&gt;&lt;IDText&gt;Linking amygdala persistence to real-world emotional experience and psychological well-being&lt;/IDText&gt;&lt;DisplayText&gt;(Puccetti, Schaefer et al. 2021)&lt;/DisplayText&gt;&lt;record&gt;&lt;isbn&gt;0270-6474&lt;/isbn&gt;&lt;titles&gt;&lt;title&gt;Linking amygdala persistence to real-world emotional experience and psychological well-being&lt;/title&gt;&lt;secondary-title&gt;Journal of Neuroscience&lt;/secondary-title&gt;&lt;/titles&gt;&lt;pages&gt;3721-3730&lt;/pages&gt;&lt;number&gt;16&lt;/number&gt;&lt;contributors&gt;&lt;authors&gt;&lt;author&gt;Puccetti, Nikki A&lt;/author&gt;&lt;author&gt;Schaefer, Stacey M&lt;/author&gt;&lt;author&gt;Van Reekum, Carien M&lt;/author&gt;&lt;author&gt;Ong, Anthony D&lt;/author&gt;&lt;author&gt;Almeida, David M&lt;/author&gt;&lt;author&gt;Ryff, Carol D&lt;/author&gt;&lt;author&gt;Davidson, Richard J&lt;/author&gt;&lt;author&gt;Heller, Aaron S&lt;/author&gt;&lt;/authors&gt;&lt;/contributors&gt;&lt;added-date format="utc"&gt;1775683526&lt;/added-date&gt;&lt;ref-type name="Journal Article"&gt;17&lt;/ref-type&gt;&lt;dates&gt;&lt;year&gt;2021&lt;/year&gt;&lt;/dates&gt;&lt;rec-number&gt;2047&lt;/rec-number&gt;&lt;last-updated-date format="utc"&gt;1775683526&lt;/last-updated-date&gt;&lt;volume&gt;41&lt;/volume&gt;&lt;/record&gt;&lt;/Cite&gt;&lt;/EndNote&gt;</w:instrText>
      </w:r>
      <w:r w:rsidR="00B404F6">
        <w:fldChar w:fldCharType="separate"/>
      </w:r>
      <w:r w:rsidR="00B404F6">
        <w:rPr>
          <w:noProof/>
        </w:rPr>
        <w:t>(Puccetti, Schaefer et al. 2021)</w:t>
      </w:r>
      <w:r w:rsidR="00B404F6">
        <w:fldChar w:fldCharType="end"/>
      </w:r>
      <w:r w:rsidR="00B404F6">
        <w:t>.</w:t>
      </w:r>
      <w:r w:rsidR="00D6193B">
        <w:t xml:space="preserve"> Pre-registration and replication are important strategies to reduce type 1 error, particularly in neuroimaging analyses in which there are increased researcher degrees of freedom</w:t>
      </w:r>
      <w:r w:rsidR="006A7487">
        <w:t xml:space="preserve"> </w:t>
      </w:r>
      <w:r w:rsidR="00BA7354">
        <w:fldChar w:fldCharType="begin"/>
      </w:r>
      <w:r w:rsidR="00BA7354">
        <w:instrText xml:space="preserve"> ADDIN EN.CITE &lt;EndNote&gt;&lt;Cite&gt;&lt;Author&gt;Botvinik-Nezer&lt;/Author&gt;&lt;Year&gt;2020&lt;/Year&gt;&lt;IDText&gt;Variability in the analysis of a single neuroimaging dataset by many teams&lt;/IDText&gt;&lt;DisplayText&gt;(Carp 2012, Botvinik-Nezer, Holzmeister et al. 2020)&lt;/DisplayText&gt;&lt;record&gt;&lt;isbn&gt;0028-0836&lt;/isbn&gt;&lt;titles&gt;&lt;title&gt;Variability in the analysis of a single neuroimaging dataset by many teams&lt;/title&gt;&lt;secondary-title&gt;Nature&lt;/secondary-title&gt;&lt;/titles&gt;&lt;pages&gt;84-88&lt;/pages&gt;&lt;number&gt;7810&lt;/number&gt;&lt;contributors&gt;&lt;authors&gt;&lt;author&gt;Botvinik-Nezer, Rotem&lt;/author&gt;&lt;author&gt;Holzmeister, Felix&lt;/author&gt;&lt;author&gt;Camerer, Colin F&lt;/author&gt;&lt;author&gt;Dreber, Anna&lt;/author&gt;&lt;author&gt;Huber, Juergen&lt;/author&gt;&lt;author&gt;Johannesson, Magnus&lt;/author&gt;&lt;author&gt;Kirchler, Michael&lt;/author&gt;&lt;author&gt;Iwanir, Roni&lt;/author&gt;&lt;author&gt;Mumford, Jeanette A&lt;/author&gt;&lt;author&gt;Adcock, R Alison&lt;/author&gt;&lt;/authors&gt;&lt;/contributors&gt;&lt;added-date format="utc"&gt;1776441175&lt;/added-date&gt;&lt;ref-type name="Journal Article"&gt;17&lt;/ref-type&gt;&lt;dates&gt;&lt;year&gt;2020&lt;/year&gt;&lt;/dates&gt;&lt;rec-number&gt;2061&lt;/rec-number&gt;&lt;last-updated-date format="utc"&gt;1776441175&lt;/last-updated-date&gt;&lt;volume&gt;582&lt;/volume&gt;&lt;/record&gt;&lt;/Cite&gt;&lt;Cite&gt;&lt;Author&gt;Carp&lt;/Author&gt;&lt;Year&gt;2012&lt;/Year&gt;&lt;IDText&gt;The secret lives of experiments: methods reporting in the fMRI literature&lt;/IDText&gt;&lt;record&gt;&lt;isbn&gt;1053-8119&lt;/isbn&gt;&lt;titles&gt;&lt;title&gt;The secret lives of experiments: methods reporting in the fMRI literature&lt;/title&gt;&lt;secondary-title&gt;Neuroimage&lt;/secondary-title&gt;&lt;/titles&gt;&lt;pages&gt;289-300&lt;/pages&gt;&lt;number&gt;1&lt;/number&gt;&lt;contributors&gt;&lt;authors&gt;&lt;author&gt;Carp, Joshua&lt;/author&gt;&lt;/authors&gt;&lt;/contributors&gt;&lt;added-date format="utc"&gt;1776441206&lt;/added-date&gt;&lt;ref-type name="Journal Article"&gt;17&lt;/ref-type&gt;&lt;dates&gt;&lt;year&gt;2012&lt;/year&gt;&lt;/dates&gt;&lt;rec-number&gt;2062&lt;/rec-number&gt;&lt;last-updated-date format="utc"&gt;1776441206&lt;/last-updated-date&gt;&lt;volume&gt;63&lt;/volume&gt;&lt;/record&gt;&lt;/Cite&gt;&lt;/EndNote&gt;</w:instrText>
      </w:r>
      <w:r w:rsidR="00BA7354">
        <w:fldChar w:fldCharType="separate"/>
      </w:r>
      <w:r w:rsidR="00BA7354">
        <w:rPr>
          <w:noProof/>
        </w:rPr>
        <w:t>(Carp 2012, Botvinik-Nezer, Holzmeister et al. 2020)</w:t>
      </w:r>
      <w:r w:rsidR="00BA7354">
        <w:fldChar w:fldCharType="end"/>
      </w:r>
      <w:r w:rsidR="00762F28">
        <w:t xml:space="preserve"> and </w:t>
      </w:r>
      <w:r w:rsidR="00D6193B">
        <w:t>known inflation of effect sizes</w:t>
      </w:r>
      <w:r w:rsidR="00FD74B9">
        <w:t xml:space="preserve"> </w:t>
      </w:r>
      <w:r w:rsidR="00FD74B9">
        <w:fldChar w:fldCharType="begin"/>
      </w:r>
      <w:r w:rsidR="00FD74B9">
        <w:instrText xml:space="preserve"> ADDIN EN.CITE &lt;EndNote&gt;&lt;Cite&gt;&lt;Author&gt;Marek&lt;/Author&gt;&lt;Year&gt;2022&lt;/Year&gt;&lt;IDText&gt;Reproducible brain-wide association studies require thousands of individuals&lt;/IDText&gt;&lt;DisplayText&gt;(Marek, Tervo-Clemmens et al. 2022)&lt;/DisplayText&gt;&lt;record&gt;&lt;isbn&gt;0028-0836&lt;/isbn&gt;&lt;titles&gt;&lt;title&gt;Reproducible brain-wide association studies require thousands of individuals&lt;/title&gt;&lt;secondary-title&gt;Nature&lt;/secondary-title&gt;&lt;/titles&gt;&lt;pages&gt;654-660&lt;/pages&gt;&lt;number&gt;7902&lt;/number&gt;&lt;contributors&gt;&lt;authors&gt;&lt;author&gt;Marek, Scott&lt;/author&gt;&lt;author&gt;Tervo-Clemmens, Brenden&lt;/author&gt;&lt;author&gt;Calabro, Finnegan J&lt;/author&gt;&lt;author&gt;Montez, David F&lt;/author&gt;&lt;author&gt;Kay, Benjamin P&lt;/author&gt;&lt;author&gt;Hatoum, Alexander S&lt;/author&gt;&lt;author&gt;Donohue, Meghan Rose&lt;/author&gt;&lt;author&gt;Foran, William&lt;/author&gt;&lt;author&gt;Miller, Ryland L&lt;/author&gt;&lt;author&gt;Hendrickson, Timothy J&lt;/author&gt;&lt;/authors&gt;&lt;/contributors&gt;&lt;added-date format="utc"&gt;1719594257&lt;/added-date&gt;&lt;ref-type name="Journal Article"&gt;17&lt;/ref-type&gt;&lt;dates&gt;&lt;year&gt;2022&lt;/year&gt;&lt;/dates&gt;&lt;rec-number&gt;1736&lt;/rec-number&gt;&lt;last-updated-date format="utc"&gt;1719594257&lt;/last-updated-date&gt;&lt;volume&gt;603&lt;/volume&gt;&lt;/record&gt;&lt;/Cite&gt;&lt;/EndNote&gt;</w:instrText>
      </w:r>
      <w:r w:rsidR="00FD74B9">
        <w:fldChar w:fldCharType="separate"/>
      </w:r>
      <w:r w:rsidR="00FD74B9">
        <w:rPr>
          <w:noProof/>
        </w:rPr>
        <w:t>(Marek, Tervo-Clemmens et al. 2022)</w:t>
      </w:r>
      <w:r w:rsidR="00FD74B9">
        <w:fldChar w:fldCharType="end"/>
      </w:r>
      <w:r w:rsidR="0023425F">
        <w:t xml:space="preserve">. </w:t>
      </w:r>
    </w:p>
    <w:p w14:paraId="7CC563B7" w14:textId="6FA04D48" w:rsidR="000A0255" w:rsidRDefault="00A30D6D">
      <w:r>
        <w:t>W</w:t>
      </w:r>
      <w:r w:rsidR="00732473">
        <w:t>e</w:t>
      </w:r>
      <w:r w:rsidR="00F639DB" w:rsidRPr="00F639DB">
        <w:t xml:space="preserve"> tested a set of pre-registered hypotheses</w:t>
      </w:r>
      <w:r w:rsidR="003605DE">
        <w:t xml:space="preserve"> (</w:t>
      </w:r>
      <w:r w:rsidR="003605DE">
        <w:rPr>
          <w:b/>
          <w:bCs/>
        </w:rPr>
        <w:t>Table 1</w:t>
      </w:r>
      <w:r w:rsidR="003605DE">
        <w:t>) related to model-free emotion regulation</w:t>
      </w:r>
      <w:r w:rsidR="00F639DB">
        <w:t xml:space="preserve">: </w:t>
      </w:r>
      <w:commentRangeStart w:id="31"/>
      <w:r w:rsidR="006260AD">
        <w:t xml:space="preserve">replications of the </w:t>
      </w:r>
      <w:r w:rsidR="00F639DB" w:rsidRPr="00F639DB">
        <w:t xml:space="preserve">established findings that </w:t>
      </w:r>
      <w:r w:rsidR="007025DE">
        <w:t>older adults report</w:t>
      </w:r>
      <w:r w:rsidR="00F639DB" w:rsidRPr="00F639DB">
        <w:t xml:space="preserve"> </w:t>
      </w:r>
      <w:r w:rsidR="00F37621">
        <w:t>improved</w:t>
      </w:r>
      <w:r w:rsidR="007025DE">
        <w:t xml:space="preserve"> </w:t>
      </w:r>
      <w:r w:rsidR="00F639DB" w:rsidRPr="00F639DB">
        <w:t>daily life affect</w:t>
      </w:r>
      <w:r w:rsidR="006260AD">
        <w:t xml:space="preserve"> </w:t>
      </w:r>
      <w:r w:rsidR="006260AD">
        <w:fldChar w:fldCharType="begin"/>
      </w:r>
      <w:r w:rsidR="006260AD">
        <w:instrText xml:space="preserve"> ADDIN EN.CITE &lt;EndNote&gt;&lt;Cite&gt;&lt;Author&gt;Mather&lt;/Author&gt;&lt;Year&gt;2012&lt;/Year&gt;&lt;IDText&gt;The emotion paradox in the aging brain&lt;/IDText&gt;&lt;DisplayText&gt;(Mather 2012)&lt;/DisplayText&gt;&lt;record&gt;&lt;isbn&gt;1573318655&lt;/isbn&gt;&lt;titles&gt;&lt;title&gt;The emotion paradox in the aging brain&lt;/title&gt;&lt;short-title&gt;The emotion paradox in the aging brain&lt;/short-title&gt;&lt;/titles&gt;&lt;contributors&gt;&lt;authors&gt;&lt;author&gt;Mather, Mara&lt;/author&gt;&lt;/authors&gt;&lt;/contributors&gt;&lt;added-date format="utc"&gt;1683656469&lt;/added-date&gt;&lt;ref-type name="Journal Article"&gt;17&lt;/ref-type&gt;&lt;dates&gt;&lt;year&gt;2012&lt;/year&gt;&lt;/dates&gt;&lt;rec-number&gt;720&lt;/rec-number&gt;&lt;last-updated-date format="utc"&gt;1683656469&lt;/last-updated-date&gt;&lt;electronic-resource-num&gt;10.1111/j.1749-6632.2012.06471.x&lt;/electronic-resource-num&gt;&lt;/record&gt;&lt;/Cite&gt;&lt;/EndNote&gt;</w:instrText>
      </w:r>
      <w:r w:rsidR="006260AD">
        <w:fldChar w:fldCharType="separate"/>
      </w:r>
      <w:r w:rsidR="006260AD">
        <w:rPr>
          <w:noProof/>
        </w:rPr>
        <w:t>(Mather 2012)</w:t>
      </w:r>
      <w:r w:rsidR="006260AD">
        <w:fldChar w:fldCharType="end"/>
      </w:r>
      <w:r w:rsidR="00F37621">
        <w:t xml:space="preserve"> and </w:t>
      </w:r>
      <w:r w:rsidR="00F639DB" w:rsidRPr="00F639DB">
        <w:t xml:space="preserve">greater amygdala persistence following negative images </w:t>
      </w:r>
      <w:r w:rsidR="007441BB">
        <w:t>relates to</w:t>
      </w:r>
      <w:r w:rsidR="00F639DB" w:rsidRPr="00F639DB">
        <w:t xml:space="preserve"> worse daily life affect</w:t>
      </w:r>
      <w:r w:rsidR="007441BB">
        <w:t xml:space="preserve"> </w:t>
      </w:r>
      <w:r w:rsidR="007441BB">
        <w:fldChar w:fldCharType="begin"/>
      </w:r>
      <w:r w:rsidR="007441BB">
        <w:instrText xml:space="preserve"> ADDIN EN.CITE &lt;EndNote&gt;&lt;Cite&gt;&lt;Author&gt;Puccetti&lt;/Author&gt;&lt;Year&gt;2021&lt;/Year&gt;&lt;IDText&gt;Linking amygdala persistence to real-world emotional experience and psychological well-being&lt;/IDText&gt;&lt;DisplayText&gt;(Puccetti, Schaefer et al. 2021)&lt;/DisplayText&gt;&lt;record&gt;&lt;isbn&gt;0270-6474&lt;/isbn&gt;&lt;titles&gt;&lt;title&gt;Linking amygdala persistence to real-world emotional experience and psychological well-being&lt;/title&gt;&lt;secondary-title&gt;Journal of Neuroscience&lt;/secondary-title&gt;&lt;/titles&gt;&lt;pages&gt;3721-3730&lt;/pages&gt;&lt;number&gt;16&lt;/number&gt;&lt;contributors&gt;&lt;authors&gt;&lt;author&gt;Puccetti, Nikki A&lt;/author&gt;&lt;author&gt;Schaefer, Stacey M&lt;/author&gt;&lt;author&gt;Van Reekum, Carien M&lt;/author&gt;&lt;author&gt;Ong, Anthony D&lt;/author&gt;&lt;author&gt;Almeida, David M&lt;/author&gt;&lt;author&gt;Ryff, Carol D&lt;/author&gt;&lt;author&gt;Davidson, Richard J&lt;/author&gt;&lt;author&gt;Heller, Aaron S&lt;/author&gt;&lt;/authors&gt;&lt;/contributors&gt;&lt;added-date format="utc"&gt;1775683526&lt;/added-date&gt;&lt;ref-type name="Journal Article"&gt;17&lt;/ref-type&gt;&lt;dates&gt;&lt;year&gt;2021&lt;/year&gt;&lt;/dates&gt;&lt;rec-number&gt;2047&lt;/rec-number&gt;&lt;last-updated-date format="utc"&gt;1775683526&lt;/last-updated-date&gt;&lt;volume&gt;41&lt;/volume&gt;&lt;/record&gt;&lt;/Cite&gt;&lt;/EndNote&gt;</w:instrText>
      </w:r>
      <w:r w:rsidR="007441BB">
        <w:fldChar w:fldCharType="separate"/>
      </w:r>
      <w:r w:rsidR="007441BB">
        <w:rPr>
          <w:noProof/>
        </w:rPr>
        <w:t>(Puccetti, Schaefer et al. 2021)</w:t>
      </w:r>
      <w:r w:rsidR="007441BB">
        <w:fldChar w:fldCharType="end"/>
      </w:r>
      <w:r w:rsidR="00F639DB" w:rsidRPr="00F639DB">
        <w:t>. We then tested two confirmatory extensions: that amygdala persistence is reduced in older adults</w:t>
      </w:r>
      <w:r w:rsidR="00856618">
        <w:t xml:space="preserve"> </w:t>
      </w:r>
      <w:r w:rsidR="00F639DB" w:rsidRPr="00F639DB">
        <w:t xml:space="preserve">and that this reduced persistence statistically mediates age-related improvements in affect. Finally, we </w:t>
      </w:r>
      <w:r w:rsidR="00057624">
        <w:t>tested the pre-registered exploratory hypothesis that</w:t>
      </w:r>
      <w:r w:rsidR="00F639DB" w:rsidRPr="00F639DB">
        <w:t xml:space="preserve"> vmPFC–amygdala functional connectivity during negative emotional processing predicts amygdala persistence and daily life affect, and whether these relationships are </w:t>
      </w:r>
      <w:r w:rsidR="006A1CBD">
        <w:t>attenuated</w:t>
      </w:r>
      <w:r w:rsidR="00F639DB" w:rsidRPr="00F639DB">
        <w:t xml:space="preserve"> by habitual use of reappraisal or suppression</w:t>
      </w:r>
      <w:r w:rsidR="006A1CBD">
        <w:t xml:space="preserve"> (reflecting compensation via model-based emotion regulation)</w:t>
      </w:r>
      <w:r w:rsidR="00F639DB" w:rsidRPr="00F639DB">
        <w:t>.</w:t>
      </w:r>
      <w:commentRangeEnd w:id="31"/>
      <w:r w:rsidR="005E26F1">
        <w:rPr>
          <w:rStyle w:val="CommentReference"/>
          <w:sz w:val="24"/>
          <w:szCs w:val="24"/>
        </w:rPr>
        <w:commentReference w:id="31"/>
      </w:r>
    </w:p>
    <w:p w14:paraId="2DB9EA78" w14:textId="77777777" w:rsidR="00070505" w:rsidRDefault="00D9499B" w:rsidP="00070505">
      <w:pPr>
        <w:keepNext/>
      </w:pPr>
      <w:r>
        <w:rPr>
          <w:noProof/>
        </w:rPr>
        <w:drawing>
          <wp:inline distT="0" distB="0" distL="0" distR="0" wp14:anchorId="603B1CFB" wp14:editId="4D3E3C73">
            <wp:extent cx="5943600" cy="3343275"/>
            <wp:effectExtent l="0" t="0" r="0" b="0"/>
            <wp:docPr id="378717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717101" name="Picture 37871710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9CEC5A4" w14:textId="30994AE7" w:rsidR="00D9499B" w:rsidRPr="006B6757" w:rsidRDefault="00070505" w:rsidP="00070505">
      <w:pPr>
        <w:pStyle w:val="Caption"/>
      </w:pPr>
      <w:r w:rsidRPr="00F85072">
        <w:rPr>
          <w:b/>
          <w:bCs/>
        </w:rPr>
        <w:t>Figure</w:t>
      </w:r>
      <w:r w:rsidR="00F85072" w:rsidRPr="00F85072">
        <w:rPr>
          <w:b/>
          <w:bCs/>
        </w:rPr>
        <w:t xml:space="preserve"> 1. Task design, neural metrics, and predicted relationships to daily affect. </w:t>
      </w:r>
      <w:r w:rsidR="00F85072" w:rsidRPr="00F85072">
        <w:t xml:space="preserve">Participants viewed negative, neutral, and positive images during fMRI (top left). Two trial-level neural metrics were derived from first-level GLM beta estimates. Neural persistence (yellow panel) was quantified as the spatial correlation (r) between voxel-wise amygdala activation patterns elicited by negative images across two independent runs; greater persistence reflects more stable amygdala representations of negative emotional content. Task-based functional connectivity (green panel) was quantified as the correlation between trial-level amygdala and vmPFC beta estimates across all trials within a run, with seed regions </w:t>
      </w:r>
      <w:r w:rsidR="00F85072" w:rsidRPr="00F85072">
        <w:lastRenderedPageBreak/>
        <w:t>shown on the brain schematic (amygdala, green; vmPFC, yellow). Based on prior findings and pre-registered hypotheses, greater amygdala persistence was predicted to be associated with lower daily positive affect (A) and higher daily negative affect (B). Greater amygdala–vmPFC functional connectivity was predicted to be associated with higher daily positive affect (C) and lower daily negative affect (D).</w:t>
      </w:r>
    </w:p>
    <w:p w14:paraId="3012E747" w14:textId="25D59861" w:rsidR="00042EFE" w:rsidRDefault="00042EFE">
      <w:pPr>
        <w:rPr>
          <w:b/>
          <w:bCs/>
        </w:rPr>
      </w:pPr>
      <w:r>
        <w:rPr>
          <w:b/>
          <w:bCs/>
        </w:rPr>
        <w:t>Methods</w:t>
      </w:r>
    </w:p>
    <w:p w14:paraId="6CC98095" w14:textId="77777777" w:rsidR="003720E9" w:rsidRPr="003720E9" w:rsidRDefault="003720E9" w:rsidP="003720E9">
      <w:pPr>
        <w:rPr>
          <w:b/>
          <w:bCs/>
        </w:rPr>
      </w:pPr>
      <w:r w:rsidRPr="003720E9">
        <w:rPr>
          <w:b/>
          <w:bCs/>
        </w:rPr>
        <w:t>Design</w:t>
      </w:r>
    </w:p>
    <w:p w14:paraId="0956D0AA" w14:textId="045096E7" w:rsidR="003720E9" w:rsidRDefault="003720E9" w:rsidP="003720E9">
      <w:r w:rsidRPr="003720E9">
        <w:t xml:space="preserve">This study used a cross-sectional observational design to test pre-registered hypotheses </w:t>
      </w:r>
      <w:r w:rsidR="00402E90">
        <w:t>replicating links between</w:t>
      </w:r>
      <w:r w:rsidRPr="003720E9">
        <w:t xml:space="preserve"> amygdala neural persistence to daily life affec</w:t>
      </w:r>
      <w:r w:rsidR="00402E90">
        <w:t>t and extending to emotion regulation circuitry</w:t>
      </w:r>
      <w:r w:rsidRPr="003720E9">
        <w:t xml:space="preserve">. The study was pre-registered on the Open Science Framework </w:t>
      </w:r>
      <w:r w:rsidR="00423E1E">
        <w:t>(</w:t>
      </w:r>
      <w:r w:rsidR="00423E1E" w:rsidRPr="00423E1E">
        <w:t>https://doi.org/10.17605/OSF.IO/85H2D</w:t>
      </w:r>
      <w:r w:rsidRPr="003720E9">
        <w:t>) prior to data analysis. All deviations from the pre-registered analysis plan are described in the Deviations from Pre-Registration section.</w:t>
      </w:r>
    </w:p>
    <w:p w14:paraId="5CE6932A" w14:textId="305CE2FD" w:rsidR="009403C6" w:rsidRPr="009403C6" w:rsidRDefault="009403C6" w:rsidP="009403C6">
      <w:pPr>
        <w:pStyle w:val="Caption"/>
        <w:keepNext/>
        <w:rPr>
          <w:b/>
          <w:bCs/>
        </w:rPr>
      </w:pPr>
      <w:r w:rsidRPr="009403C6">
        <w:rPr>
          <w:b/>
          <w:bCs/>
        </w:rPr>
        <w:t xml:space="preserve">Table </w:t>
      </w:r>
      <w:r w:rsidRPr="009403C6">
        <w:rPr>
          <w:b/>
          <w:bCs/>
        </w:rPr>
        <w:fldChar w:fldCharType="begin"/>
      </w:r>
      <w:r w:rsidRPr="009403C6">
        <w:rPr>
          <w:b/>
          <w:bCs/>
        </w:rPr>
        <w:instrText xml:space="preserve"> SEQ Table \* ARABIC </w:instrText>
      </w:r>
      <w:r w:rsidRPr="009403C6">
        <w:rPr>
          <w:b/>
          <w:bCs/>
        </w:rPr>
        <w:fldChar w:fldCharType="separate"/>
      </w:r>
      <w:r w:rsidRPr="009403C6">
        <w:rPr>
          <w:b/>
          <w:bCs/>
          <w:noProof/>
        </w:rPr>
        <w:t>1</w:t>
      </w:r>
      <w:r w:rsidRPr="009403C6">
        <w:rPr>
          <w:b/>
          <w:bCs/>
        </w:rPr>
        <w:fldChar w:fldCharType="end"/>
      </w:r>
      <w:r w:rsidRPr="009403C6">
        <w:rPr>
          <w:b/>
          <w:bCs/>
        </w:rPr>
        <w:t>. Description of pre-registered analyses, including hypotheses, deviations from pre-registration, and justifications.</w:t>
      </w:r>
    </w:p>
    <w:tbl>
      <w:tblPr>
        <w:tblStyle w:val="TableGrid"/>
        <w:tblW w:w="0" w:type="auto"/>
        <w:tblLook w:val="04A0" w:firstRow="1" w:lastRow="0" w:firstColumn="1" w:lastColumn="0" w:noHBand="0" w:noVBand="1"/>
      </w:tblPr>
      <w:tblGrid>
        <w:gridCol w:w="1794"/>
        <w:gridCol w:w="1868"/>
        <w:gridCol w:w="1961"/>
        <w:gridCol w:w="1998"/>
        <w:gridCol w:w="1729"/>
      </w:tblGrid>
      <w:tr w:rsidR="00586381" w14:paraId="0060DEF4" w14:textId="3373465E" w:rsidTr="00C20527">
        <w:tc>
          <w:tcPr>
            <w:tcW w:w="1794" w:type="dxa"/>
          </w:tcPr>
          <w:p w14:paraId="03527934" w14:textId="7DC0763C" w:rsidR="00586381" w:rsidRPr="00586381" w:rsidRDefault="00586381" w:rsidP="00586381">
            <w:pPr>
              <w:rPr>
                <w:b/>
                <w:bCs/>
              </w:rPr>
            </w:pPr>
            <w:r>
              <w:rPr>
                <w:b/>
                <w:bCs/>
              </w:rPr>
              <w:t>Analysis</w:t>
            </w:r>
          </w:p>
        </w:tc>
        <w:tc>
          <w:tcPr>
            <w:tcW w:w="1868" w:type="dxa"/>
          </w:tcPr>
          <w:p w14:paraId="0E006F53" w14:textId="3B7062FA" w:rsidR="00586381" w:rsidRPr="00586381" w:rsidRDefault="00586381" w:rsidP="00586381">
            <w:pPr>
              <w:rPr>
                <w:b/>
                <w:bCs/>
              </w:rPr>
            </w:pPr>
            <w:r>
              <w:rPr>
                <w:b/>
                <w:bCs/>
              </w:rPr>
              <w:t>Pre-registration</w:t>
            </w:r>
          </w:p>
        </w:tc>
        <w:tc>
          <w:tcPr>
            <w:tcW w:w="1961" w:type="dxa"/>
          </w:tcPr>
          <w:p w14:paraId="41BB75CE" w14:textId="7B110F72" w:rsidR="00586381" w:rsidRPr="00586381" w:rsidRDefault="00586381" w:rsidP="00586381">
            <w:pPr>
              <w:rPr>
                <w:b/>
                <w:bCs/>
              </w:rPr>
            </w:pPr>
            <w:r>
              <w:rPr>
                <w:b/>
                <w:bCs/>
              </w:rPr>
              <w:t>Hypothesis</w:t>
            </w:r>
          </w:p>
        </w:tc>
        <w:tc>
          <w:tcPr>
            <w:tcW w:w="1998" w:type="dxa"/>
          </w:tcPr>
          <w:p w14:paraId="4FA34896" w14:textId="54C0B82B" w:rsidR="00586381" w:rsidRPr="00586381" w:rsidRDefault="00586381" w:rsidP="00586381">
            <w:pPr>
              <w:rPr>
                <w:b/>
                <w:bCs/>
              </w:rPr>
            </w:pPr>
            <w:r>
              <w:rPr>
                <w:b/>
                <w:bCs/>
              </w:rPr>
              <w:t>Deviations</w:t>
            </w:r>
          </w:p>
        </w:tc>
        <w:tc>
          <w:tcPr>
            <w:tcW w:w="1729" w:type="dxa"/>
          </w:tcPr>
          <w:p w14:paraId="685F4542" w14:textId="75B05020" w:rsidR="00586381" w:rsidRDefault="00586381" w:rsidP="00586381">
            <w:pPr>
              <w:rPr>
                <w:b/>
                <w:bCs/>
              </w:rPr>
            </w:pPr>
            <w:r>
              <w:rPr>
                <w:b/>
                <w:bCs/>
              </w:rPr>
              <w:t>Justification</w:t>
            </w:r>
          </w:p>
        </w:tc>
      </w:tr>
      <w:tr w:rsidR="004D22C1" w14:paraId="117662A5" w14:textId="77777777" w:rsidTr="004D22C1">
        <w:trPr>
          <w:trHeight w:val="203"/>
        </w:trPr>
        <w:tc>
          <w:tcPr>
            <w:tcW w:w="1794" w:type="dxa"/>
            <w:vMerge w:val="restart"/>
          </w:tcPr>
          <w:p w14:paraId="27B0E60D" w14:textId="54088683" w:rsidR="004D22C1" w:rsidRDefault="004D22C1" w:rsidP="004D22C1">
            <w:r>
              <w:t>Statistical approach (cross-analysis)</w:t>
            </w:r>
          </w:p>
        </w:tc>
        <w:tc>
          <w:tcPr>
            <w:tcW w:w="1868" w:type="dxa"/>
            <w:vMerge w:val="restart"/>
          </w:tcPr>
          <w:p w14:paraId="48764AD4" w14:textId="5C5DFBD9" w:rsidR="004D22C1" w:rsidRDefault="004D22C1" w:rsidP="004D22C1">
            <w:r>
              <w:t>OLS controlling for age x sex</w:t>
            </w:r>
          </w:p>
        </w:tc>
        <w:tc>
          <w:tcPr>
            <w:tcW w:w="1961" w:type="dxa"/>
            <w:vMerge w:val="restart"/>
          </w:tcPr>
          <w:p w14:paraId="7D217324" w14:textId="2DB2612E" w:rsidR="004D22C1" w:rsidRDefault="004D22C1" w:rsidP="004D22C1">
            <w:r>
              <w:t>Varied</w:t>
            </w:r>
          </w:p>
        </w:tc>
        <w:tc>
          <w:tcPr>
            <w:tcW w:w="1998" w:type="dxa"/>
          </w:tcPr>
          <w:p w14:paraId="074B1AE7" w14:textId="792D15E6" w:rsidR="004D22C1" w:rsidRDefault="004D22C1" w:rsidP="004D22C1">
            <w:r>
              <w:t>MLM primary</w:t>
            </w:r>
          </w:p>
        </w:tc>
        <w:tc>
          <w:tcPr>
            <w:tcW w:w="1729" w:type="dxa"/>
          </w:tcPr>
          <w:p w14:paraId="6753B5E8" w14:textId="51AE0739" w:rsidR="004D22C1" w:rsidRDefault="004D22C1" w:rsidP="004D22C1">
            <w:r>
              <w:t>Statistical correctness</w:t>
            </w:r>
          </w:p>
        </w:tc>
      </w:tr>
      <w:tr w:rsidR="004D22C1" w14:paraId="512155CE" w14:textId="77777777" w:rsidTr="004D22C1">
        <w:trPr>
          <w:trHeight w:val="202"/>
        </w:trPr>
        <w:tc>
          <w:tcPr>
            <w:tcW w:w="1794" w:type="dxa"/>
            <w:vMerge/>
          </w:tcPr>
          <w:p w14:paraId="4B04336E" w14:textId="77777777" w:rsidR="004D22C1" w:rsidRDefault="004D22C1" w:rsidP="004D22C1"/>
        </w:tc>
        <w:tc>
          <w:tcPr>
            <w:tcW w:w="1868" w:type="dxa"/>
            <w:vMerge/>
          </w:tcPr>
          <w:p w14:paraId="7B35D095" w14:textId="77777777" w:rsidR="004D22C1" w:rsidRDefault="004D22C1" w:rsidP="004D22C1"/>
        </w:tc>
        <w:tc>
          <w:tcPr>
            <w:tcW w:w="1961" w:type="dxa"/>
            <w:vMerge/>
          </w:tcPr>
          <w:p w14:paraId="5A8FEB39" w14:textId="77777777" w:rsidR="004D22C1" w:rsidRDefault="004D22C1" w:rsidP="004D22C1"/>
        </w:tc>
        <w:tc>
          <w:tcPr>
            <w:tcW w:w="1998" w:type="dxa"/>
          </w:tcPr>
          <w:p w14:paraId="5E3FD6BA" w14:textId="5C5661D5" w:rsidR="004D22C1" w:rsidRDefault="004D22C1" w:rsidP="004D22C1">
            <w:r>
              <w:t>Additional covariates</w:t>
            </w:r>
          </w:p>
        </w:tc>
        <w:tc>
          <w:tcPr>
            <w:tcW w:w="1729" w:type="dxa"/>
          </w:tcPr>
          <w:p w14:paraId="521D826C" w14:textId="78F40703" w:rsidR="004D22C1" w:rsidRDefault="004D22C1" w:rsidP="004D22C1">
            <w:r>
              <w:t>Statistical correctness</w:t>
            </w:r>
          </w:p>
        </w:tc>
      </w:tr>
      <w:tr w:rsidR="004D22C1" w14:paraId="4DB4ABB7" w14:textId="77777777" w:rsidTr="004D22C1">
        <w:trPr>
          <w:trHeight w:val="202"/>
        </w:trPr>
        <w:tc>
          <w:tcPr>
            <w:tcW w:w="1794" w:type="dxa"/>
            <w:vMerge/>
          </w:tcPr>
          <w:p w14:paraId="06E5A13F" w14:textId="77777777" w:rsidR="004D22C1" w:rsidRDefault="004D22C1" w:rsidP="004D22C1"/>
        </w:tc>
        <w:tc>
          <w:tcPr>
            <w:tcW w:w="1868" w:type="dxa"/>
            <w:vMerge/>
          </w:tcPr>
          <w:p w14:paraId="3267A675" w14:textId="77777777" w:rsidR="004D22C1" w:rsidRDefault="004D22C1" w:rsidP="004D22C1"/>
        </w:tc>
        <w:tc>
          <w:tcPr>
            <w:tcW w:w="1961" w:type="dxa"/>
            <w:vMerge/>
          </w:tcPr>
          <w:p w14:paraId="4D69B5AA" w14:textId="77777777" w:rsidR="004D22C1" w:rsidRDefault="004D22C1" w:rsidP="004D22C1"/>
        </w:tc>
        <w:tc>
          <w:tcPr>
            <w:tcW w:w="1998" w:type="dxa"/>
          </w:tcPr>
          <w:p w14:paraId="6B6B0875" w14:textId="44BDE7BD" w:rsidR="004D22C1" w:rsidRDefault="004D22C1" w:rsidP="004D22C1">
            <w:r>
              <w:t>No outlier sensitivity</w:t>
            </w:r>
          </w:p>
        </w:tc>
        <w:tc>
          <w:tcPr>
            <w:tcW w:w="1729" w:type="dxa"/>
          </w:tcPr>
          <w:p w14:paraId="04305835" w14:textId="44701BFF" w:rsidR="004D22C1" w:rsidRDefault="004D22C1" w:rsidP="004D22C1">
            <w:r>
              <w:t>Use of MLM</w:t>
            </w:r>
          </w:p>
        </w:tc>
      </w:tr>
      <w:tr w:rsidR="004D22C1" w14:paraId="25F3CAED" w14:textId="29F0EF43" w:rsidTr="00C20527">
        <w:trPr>
          <w:trHeight w:val="42"/>
        </w:trPr>
        <w:tc>
          <w:tcPr>
            <w:tcW w:w="1794" w:type="dxa"/>
          </w:tcPr>
          <w:p w14:paraId="1F55DC55" w14:textId="3BB3608F" w:rsidR="004D22C1" w:rsidRDefault="004D22C1" w:rsidP="004D22C1">
            <w:r>
              <w:t>Age x affect</w:t>
            </w:r>
          </w:p>
        </w:tc>
        <w:tc>
          <w:tcPr>
            <w:tcW w:w="1868" w:type="dxa"/>
          </w:tcPr>
          <w:p w14:paraId="3BF26A5E" w14:textId="16FD1ECC" w:rsidR="004D22C1" w:rsidRDefault="004D22C1" w:rsidP="004D22C1">
            <w:r>
              <w:t>Replication</w:t>
            </w:r>
          </w:p>
        </w:tc>
        <w:tc>
          <w:tcPr>
            <w:tcW w:w="1961" w:type="dxa"/>
          </w:tcPr>
          <w:p w14:paraId="5DE776EE" w14:textId="367CBCA6" w:rsidR="004D22C1" w:rsidRPr="00A52AEE" w:rsidRDefault="004D22C1" w:rsidP="004D22C1">
            <w:pPr>
              <w:rPr>
                <w:rFonts w:ascii="Apple Color Emoji" w:hAnsi="Apple Color Emoji" w:cs="Arial"/>
              </w:rPr>
            </w:pPr>
            <w:r>
              <w:t xml:space="preserve">Age </w:t>
            </w:r>
            <w:r w:rsidRPr="00A52AEE">
              <w:t>↑</w:t>
            </w:r>
            <w:r>
              <w:t xml:space="preserve"> affect</w:t>
            </w:r>
          </w:p>
        </w:tc>
        <w:tc>
          <w:tcPr>
            <w:tcW w:w="1998" w:type="dxa"/>
          </w:tcPr>
          <w:p w14:paraId="13CA800D" w14:textId="66256970" w:rsidR="004D22C1" w:rsidRDefault="004D22C1" w:rsidP="004D22C1">
            <w:r>
              <w:t>Diary affect primary</w:t>
            </w:r>
          </w:p>
        </w:tc>
        <w:tc>
          <w:tcPr>
            <w:tcW w:w="1729" w:type="dxa"/>
          </w:tcPr>
          <w:p w14:paraId="1B17A19A" w14:textId="07928CA7" w:rsidR="004D22C1" w:rsidRDefault="004D22C1" w:rsidP="004D22C1">
            <w:r>
              <w:t>Match original paper</w:t>
            </w:r>
          </w:p>
        </w:tc>
      </w:tr>
      <w:tr w:rsidR="004D22C1" w14:paraId="6B1EAC54" w14:textId="749F56A0" w:rsidTr="00C20527">
        <w:trPr>
          <w:trHeight w:val="123"/>
        </w:trPr>
        <w:tc>
          <w:tcPr>
            <w:tcW w:w="1794" w:type="dxa"/>
            <w:vMerge w:val="restart"/>
          </w:tcPr>
          <w:p w14:paraId="14BCAF9B" w14:textId="679D56FE" w:rsidR="004D22C1" w:rsidRDefault="004D22C1" w:rsidP="004D22C1">
            <w:r>
              <w:t>Amygdala persistence x affect</w:t>
            </w:r>
          </w:p>
        </w:tc>
        <w:tc>
          <w:tcPr>
            <w:tcW w:w="1868" w:type="dxa"/>
            <w:vMerge w:val="restart"/>
          </w:tcPr>
          <w:p w14:paraId="25A9880E" w14:textId="67B2B735" w:rsidR="004D22C1" w:rsidRDefault="004D22C1" w:rsidP="004D22C1">
            <w:r>
              <w:t>Replication</w:t>
            </w:r>
          </w:p>
        </w:tc>
        <w:tc>
          <w:tcPr>
            <w:tcW w:w="1961" w:type="dxa"/>
            <w:vMerge w:val="restart"/>
          </w:tcPr>
          <w:p w14:paraId="73D54425" w14:textId="76B4F262" w:rsidR="004D22C1" w:rsidRDefault="004D22C1" w:rsidP="004D22C1">
            <w:r>
              <w:t xml:space="preserve">Amygdala persistence </w:t>
            </w:r>
            <w:r w:rsidRPr="00A52AEE">
              <w:t>↓</w:t>
            </w:r>
            <w:r>
              <w:t xml:space="preserve"> affect</w:t>
            </w:r>
          </w:p>
        </w:tc>
        <w:tc>
          <w:tcPr>
            <w:tcW w:w="1998" w:type="dxa"/>
          </w:tcPr>
          <w:p w14:paraId="57A42F15" w14:textId="01B2EF28" w:rsidR="004D22C1" w:rsidRDefault="004D22C1" w:rsidP="004D22C1">
            <w:r>
              <w:t>Diary affect primary</w:t>
            </w:r>
          </w:p>
        </w:tc>
        <w:tc>
          <w:tcPr>
            <w:tcW w:w="1729" w:type="dxa"/>
          </w:tcPr>
          <w:p w14:paraId="1FCB357B" w14:textId="7A4277BB" w:rsidR="004D22C1" w:rsidRDefault="004D22C1" w:rsidP="004D22C1">
            <w:r>
              <w:t>Match original paper</w:t>
            </w:r>
          </w:p>
        </w:tc>
      </w:tr>
      <w:tr w:rsidR="004D22C1" w14:paraId="0D58E6E7" w14:textId="77777777" w:rsidTr="00C20527">
        <w:trPr>
          <w:trHeight w:val="120"/>
        </w:trPr>
        <w:tc>
          <w:tcPr>
            <w:tcW w:w="1794" w:type="dxa"/>
            <w:vMerge/>
          </w:tcPr>
          <w:p w14:paraId="5C9E4040" w14:textId="77777777" w:rsidR="004D22C1" w:rsidRDefault="004D22C1" w:rsidP="004D22C1"/>
        </w:tc>
        <w:tc>
          <w:tcPr>
            <w:tcW w:w="1868" w:type="dxa"/>
            <w:vMerge/>
          </w:tcPr>
          <w:p w14:paraId="3E13B848" w14:textId="77777777" w:rsidR="004D22C1" w:rsidRDefault="004D22C1" w:rsidP="004D22C1"/>
        </w:tc>
        <w:tc>
          <w:tcPr>
            <w:tcW w:w="1961" w:type="dxa"/>
            <w:vMerge/>
          </w:tcPr>
          <w:p w14:paraId="1591849D" w14:textId="77777777" w:rsidR="004D22C1" w:rsidRDefault="004D22C1" w:rsidP="004D22C1"/>
        </w:tc>
        <w:tc>
          <w:tcPr>
            <w:tcW w:w="1998" w:type="dxa"/>
          </w:tcPr>
          <w:p w14:paraId="0A994871" w14:textId="6AE91816" w:rsidR="004D22C1" w:rsidRDefault="004D22C1" w:rsidP="004D22C1">
            <w:r>
              <w:t>Left amygdala as primary primary</w:t>
            </w:r>
          </w:p>
        </w:tc>
        <w:tc>
          <w:tcPr>
            <w:tcW w:w="1729" w:type="dxa"/>
          </w:tcPr>
          <w:p w14:paraId="357CBC84" w14:textId="1408722A" w:rsidR="004D22C1" w:rsidRDefault="004D22C1" w:rsidP="004D22C1">
            <w:r>
              <w:t>Match original paper</w:t>
            </w:r>
          </w:p>
        </w:tc>
      </w:tr>
      <w:tr w:rsidR="00D85FDA" w14:paraId="51F4D33D" w14:textId="51CF852D" w:rsidTr="00C20527">
        <w:trPr>
          <w:trHeight w:val="123"/>
        </w:trPr>
        <w:tc>
          <w:tcPr>
            <w:tcW w:w="1794" w:type="dxa"/>
            <w:vMerge w:val="restart"/>
          </w:tcPr>
          <w:p w14:paraId="12C5F8CC" w14:textId="79A0BDBF" w:rsidR="00D85FDA" w:rsidRDefault="00D85FDA" w:rsidP="00D85FDA">
            <w:r>
              <w:t>Amygdala persistence x age</w:t>
            </w:r>
          </w:p>
        </w:tc>
        <w:tc>
          <w:tcPr>
            <w:tcW w:w="1868" w:type="dxa"/>
            <w:vMerge w:val="restart"/>
          </w:tcPr>
          <w:p w14:paraId="4FE65B56" w14:textId="45575D94" w:rsidR="00D85FDA" w:rsidRDefault="00D85FDA" w:rsidP="00D85FDA">
            <w:r>
              <w:t>Confirmatory extension</w:t>
            </w:r>
          </w:p>
        </w:tc>
        <w:tc>
          <w:tcPr>
            <w:tcW w:w="1961" w:type="dxa"/>
            <w:vMerge w:val="restart"/>
          </w:tcPr>
          <w:p w14:paraId="534AD90B" w14:textId="2BBE2636" w:rsidR="00D85FDA" w:rsidRDefault="00D85FDA" w:rsidP="00D85FDA">
            <w:r>
              <w:t xml:space="preserve">Age </w:t>
            </w:r>
            <w:r w:rsidRPr="00A52AEE">
              <w:t>↓</w:t>
            </w:r>
            <w:r>
              <w:t xml:space="preserve"> amygdala persistence</w:t>
            </w:r>
          </w:p>
        </w:tc>
        <w:tc>
          <w:tcPr>
            <w:tcW w:w="1998" w:type="dxa"/>
          </w:tcPr>
          <w:p w14:paraId="79755CED" w14:textId="74035A32" w:rsidR="00D85FDA" w:rsidRDefault="00D85FDA" w:rsidP="00D85FDA">
            <w:r>
              <w:t>Left amygdala as primary</w:t>
            </w:r>
          </w:p>
        </w:tc>
        <w:tc>
          <w:tcPr>
            <w:tcW w:w="1729" w:type="dxa"/>
          </w:tcPr>
          <w:p w14:paraId="2134F2DB" w14:textId="2EE4BF78" w:rsidR="00D85FDA" w:rsidRDefault="00D85FDA" w:rsidP="00D85FDA">
            <w:r>
              <w:t>Match original paper</w:t>
            </w:r>
          </w:p>
        </w:tc>
      </w:tr>
      <w:tr w:rsidR="00D85FDA" w14:paraId="5FB82FDC" w14:textId="77777777" w:rsidTr="00C20527">
        <w:trPr>
          <w:trHeight w:val="120"/>
        </w:trPr>
        <w:tc>
          <w:tcPr>
            <w:tcW w:w="1794" w:type="dxa"/>
            <w:vMerge/>
          </w:tcPr>
          <w:p w14:paraId="65526F7A" w14:textId="77777777" w:rsidR="00D85FDA" w:rsidRDefault="00D85FDA" w:rsidP="00D85FDA"/>
        </w:tc>
        <w:tc>
          <w:tcPr>
            <w:tcW w:w="1868" w:type="dxa"/>
            <w:vMerge/>
          </w:tcPr>
          <w:p w14:paraId="268B83EC" w14:textId="77777777" w:rsidR="00D85FDA" w:rsidRDefault="00D85FDA" w:rsidP="00D85FDA"/>
        </w:tc>
        <w:tc>
          <w:tcPr>
            <w:tcW w:w="1961" w:type="dxa"/>
            <w:vMerge/>
          </w:tcPr>
          <w:p w14:paraId="5150BE17" w14:textId="77777777" w:rsidR="00D85FDA" w:rsidRDefault="00D85FDA" w:rsidP="00D85FDA"/>
        </w:tc>
        <w:tc>
          <w:tcPr>
            <w:tcW w:w="1998" w:type="dxa"/>
          </w:tcPr>
          <w:p w14:paraId="21994B87" w14:textId="3CC82948" w:rsidR="00D85FDA" w:rsidRDefault="00D85FDA" w:rsidP="00D85FDA">
            <w:r>
              <w:t>No mediation</w:t>
            </w:r>
          </w:p>
        </w:tc>
        <w:tc>
          <w:tcPr>
            <w:tcW w:w="1729" w:type="dxa"/>
          </w:tcPr>
          <w:p w14:paraId="10F34559" w14:textId="09DEA208" w:rsidR="00D85FDA" w:rsidRDefault="00D85FDA" w:rsidP="00D85FDA">
            <w:r>
              <w:t>Null result</w:t>
            </w:r>
          </w:p>
        </w:tc>
      </w:tr>
      <w:tr w:rsidR="00D85FDA" w14:paraId="762A21A2" w14:textId="0755776E" w:rsidTr="00C20527">
        <w:trPr>
          <w:trHeight w:val="68"/>
        </w:trPr>
        <w:tc>
          <w:tcPr>
            <w:tcW w:w="1794" w:type="dxa"/>
            <w:vMerge w:val="restart"/>
          </w:tcPr>
          <w:p w14:paraId="3858A96C" w14:textId="7EF814F8" w:rsidR="00D85FDA" w:rsidRDefault="00D85FDA" w:rsidP="00D85FDA">
            <w:r>
              <w:t>vmPFC task FC x affect</w:t>
            </w:r>
          </w:p>
        </w:tc>
        <w:tc>
          <w:tcPr>
            <w:tcW w:w="1868" w:type="dxa"/>
            <w:vMerge w:val="restart"/>
          </w:tcPr>
          <w:p w14:paraId="3C685B0B" w14:textId="6E0962C3" w:rsidR="00D85FDA" w:rsidRDefault="00D85FDA" w:rsidP="00D85FDA">
            <w:r>
              <w:t>Exploratory extension</w:t>
            </w:r>
          </w:p>
        </w:tc>
        <w:tc>
          <w:tcPr>
            <w:tcW w:w="1961" w:type="dxa"/>
            <w:vMerge w:val="restart"/>
          </w:tcPr>
          <w:p w14:paraId="0A79816D" w14:textId="690D1419" w:rsidR="00D85FDA" w:rsidRDefault="00D85FDA" w:rsidP="00D85FDA">
            <w:r>
              <w:t xml:space="preserve">vmPFC task FC </w:t>
            </w:r>
            <w:r w:rsidRPr="00A52AEE">
              <w:t>↑</w:t>
            </w:r>
            <w:r>
              <w:t xml:space="preserve"> affect</w:t>
            </w:r>
          </w:p>
        </w:tc>
        <w:tc>
          <w:tcPr>
            <w:tcW w:w="1998" w:type="dxa"/>
          </w:tcPr>
          <w:p w14:paraId="7266F090" w14:textId="3E904C06" w:rsidR="00D85FDA" w:rsidRDefault="00D85FDA" w:rsidP="00D85FDA">
            <w:r>
              <w:t>Diary affect primary</w:t>
            </w:r>
          </w:p>
        </w:tc>
        <w:tc>
          <w:tcPr>
            <w:tcW w:w="1729" w:type="dxa"/>
          </w:tcPr>
          <w:p w14:paraId="74D36F74" w14:textId="545BA457" w:rsidR="00D85FDA" w:rsidRDefault="00D85FDA" w:rsidP="00D85FDA">
            <w:r>
              <w:t>Match original paper</w:t>
            </w:r>
          </w:p>
        </w:tc>
      </w:tr>
      <w:tr w:rsidR="00D85FDA" w14:paraId="2BE7CED1" w14:textId="77777777" w:rsidTr="00C20527">
        <w:trPr>
          <w:trHeight w:val="66"/>
        </w:trPr>
        <w:tc>
          <w:tcPr>
            <w:tcW w:w="1794" w:type="dxa"/>
            <w:vMerge/>
          </w:tcPr>
          <w:p w14:paraId="48B391FC" w14:textId="77777777" w:rsidR="00D85FDA" w:rsidRDefault="00D85FDA" w:rsidP="00D85FDA"/>
        </w:tc>
        <w:tc>
          <w:tcPr>
            <w:tcW w:w="1868" w:type="dxa"/>
            <w:vMerge/>
          </w:tcPr>
          <w:p w14:paraId="2BF454CD" w14:textId="77777777" w:rsidR="00D85FDA" w:rsidRDefault="00D85FDA" w:rsidP="00D85FDA"/>
        </w:tc>
        <w:tc>
          <w:tcPr>
            <w:tcW w:w="1961" w:type="dxa"/>
            <w:vMerge/>
          </w:tcPr>
          <w:p w14:paraId="576617A9" w14:textId="77777777" w:rsidR="00D85FDA" w:rsidRDefault="00D85FDA" w:rsidP="00D85FDA"/>
        </w:tc>
        <w:tc>
          <w:tcPr>
            <w:tcW w:w="1998" w:type="dxa"/>
          </w:tcPr>
          <w:p w14:paraId="02A68A69" w14:textId="7B952354" w:rsidR="00D85FDA" w:rsidRDefault="00D85FDA" w:rsidP="00D85FDA">
            <w:r>
              <w:t>Left amygdala as primary</w:t>
            </w:r>
          </w:p>
        </w:tc>
        <w:tc>
          <w:tcPr>
            <w:tcW w:w="1729" w:type="dxa"/>
          </w:tcPr>
          <w:p w14:paraId="4A1893B8" w14:textId="00A73203" w:rsidR="00D85FDA" w:rsidRDefault="00D85FDA" w:rsidP="00D85FDA">
            <w:r>
              <w:t>Match original paper</w:t>
            </w:r>
          </w:p>
        </w:tc>
      </w:tr>
      <w:tr w:rsidR="00D85FDA" w14:paraId="5509A6C6" w14:textId="77777777" w:rsidTr="00C20527">
        <w:trPr>
          <w:trHeight w:val="66"/>
        </w:trPr>
        <w:tc>
          <w:tcPr>
            <w:tcW w:w="1794" w:type="dxa"/>
            <w:vMerge/>
          </w:tcPr>
          <w:p w14:paraId="76F5F1A7" w14:textId="77777777" w:rsidR="00D85FDA" w:rsidRDefault="00D85FDA" w:rsidP="00D85FDA"/>
        </w:tc>
        <w:tc>
          <w:tcPr>
            <w:tcW w:w="1868" w:type="dxa"/>
            <w:vMerge/>
          </w:tcPr>
          <w:p w14:paraId="544489AE" w14:textId="77777777" w:rsidR="00D85FDA" w:rsidRDefault="00D85FDA" w:rsidP="00D85FDA"/>
        </w:tc>
        <w:tc>
          <w:tcPr>
            <w:tcW w:w="1961" w:type="dxa"/>
            <w:vMerge/>
          </w:tcPr>
          <w:p w14:paraId="6462B558" w14:textId="77777777" w:rsidR="00D85FDA" w:rsidRDefault="00D85FDA" w:rsidP="00D85FDA"/>
        </w:tc>
        <w:tc>
          <w:tcPr>
            <w:tcW w:w="1998" w:type="dxa"/>
          </w:tcPr>
          <w:p w14:paraId="39D3E8B4" w14:textId="43E581A1" w:rsidR="00D85FDA" w:rsidRDefault="00D85FDA" w:rsidP="00D85FDA">
            <w:r>
              <w:t xml:space="preserve">Seeds from </w:t>
            </w:r>
            <w:r>
              <w:rPr>
                <w:noProof/>
              </w:rPr>
              <w:t>Tashjian, Zbozinek et al. 2021, compared (no</w:t>
            </w:r>
            <w:r w:rsidR="00654AE2">
              <w:rPr>
                <w:noProof/>
              </w:rPr>
              <w:t xml:space="preserve"> sgACC, no</w:t>
            </w:r>
            <w:r>
              <w:rPr>
                <w:noProof/>
              </w:rPr>
              <w:t xml:space="preserve"> Bonferonni)</w:t>
            </w:r>
          </w:p>
        </w:tc>
        <w:tc>
          <w:tcPr>
            <w:tcW w:w="1729" w:type="dxa"/>
          </w:tcPr>
          <w:p w14:paraId="11932546" w14:textId="0212872D" w:rsidR="00D85FDA" w:rsidRDefault="00D85FDA" w:rsidP="00D85FDA">
            <w:r>
              <w:t>Improved interpretability</w:t>
            </w:r>
          </w:p>
        </w:tc>
      </w:tr>
      <w:tr w:rsidR="00FF02DB" w14:paraId="56153A29" w14:textId="20C1AD52" w:rsidTr="00FF02DB">
        <w:trPr>
          <w:trHeight w:val="302"/>
        </w:trPr>
        <w:tc>
          <w:tcPr>
            <w:tcW w:w="1794" w:type="dxa"/>
            <w:vMerge w:val="restart"/>
          </w:tcPr>
          <w:p w14:paraId="4B758390" w14:textId="60955FDE" w:rsidR="00FF02DB" w:rsidRDefault="00FF02DB" w:rsidP="00FF02DB">
            <w:r>
              <w:lastRenderedPageBreak/>
              <w:t>vmPFC task FC x amydala persistence</w:t>
            </w:r>
          </w:p>
        </w:tc>
        <w:tc>
          <w:tcPr>
            <w:tcW w:w="1868" w:type="dxa"/>
            <w:vMerge w:val="restart"/>
          </w:tcPr>
          <w:p w14:paraId="764519D4" w14:textId="2E8B77D6" w:rsidR="00FF02DB" w:rsidRDefault="00FF02DB" w:rsidP="00FF02DB">
            <w:r>
              <w:t>Exploratory extension</w:t>
            </w:r>
          </w:p>
        </w:tc>
        <w:tc>
          <w:tcPr>
            <w:tcW w:w="1961" w:type="dxa"/>
            <w:vMerge w:val="restart"/>
          </w:tcPr>
          <w:p w14:paraId="53FCD725" w14:textId="4F1F7522" w:rsidR="00FF02DB" w:rsidRDefault="00FF02DB" w:rsidP="00FF02DB">
            <w:r>
              <w:t xml:space="preserve">vmPFC task FC </w:t>
            </w:r>
            <w:r w:rsidRPr="00A52AEE">
              <w:t>↓</w:t>
            </w:r>
            <w:r>
              <w:t xml:space="preserve"> amygdala persistence</w:t>
            </w:r>
          </w:p>
        </w:tc>
        <w:tc>
          <w:tcPr>
            <w:tcW w:w="1998" w:type="dxa"/>
          </w:tcPr>
          <w:p w14:paraId="25D68D78" w14:textId="21D45071" w:rsidR="00FF02DB" w:rsidRDefault="00FF02DB" w:rsidP="00FF02DB">
            <w:r>
              <w:t>Left amygdala as primary</w:t>
            </w:r>
          </w:p>
        </w:tc>
        <w:tc>
          <w:tcPr>
            <w:tcW w:w="1729" w:type="dxa"/>
          </w:tcPr>
          <w:p w14:paraId="4122EB9F" w14:textId="691EB0A7" w:rsidR="00FF02DB" w:rsidRDefault="00FF02DB" w:rsidP="00FF02DB">
            <w:r>
              <w:t>Match original paper</w:t>
            </w:r>
          </w:p>
        </w:tc>
      </w:tr>
      <w:tr w:rsidR="00FF02DB" w14:paraId="3FD752F8" w14:textId="77777777" w:rsidTr="00FF02DB">
        <w:trPr>
          <w:trHeight w:val="301"/>
        </w:trPr>
        <w:tc>
          <w:tcPr>
            <w:tcW w:w="1794" w:type="dxa"/>
            <w:vMerge/>
          </w:tcPr>
          <w:p w14:paraId="0A3226A4" w14:textId="77777777" w:rsidR="00FF02DB" w:rsidRDefault="00FF02DB" w:rsidP="00FF02DB"/>
        </w:tc>
        <w:tc>
          <w:tcPr>
            <w:tcW w:w="1868" w:type="dxa"/>
            <w:vMerge/>
          </w:tcPr>
          <w:p w14:paraId="410129BC" w14:textId="77777777" w:rsidR="00FF02DB" w:rsidRDefault="00FF02DB" w:rsidP="00FF02DB"/>
        </w:tc>
        <w:tc>
          <w:tcPr>
            <w:tcW w:w="1961" w:type="dxa"/>
            <w:vMerge/>
          </w:tcPr>
          <w:p w14:paraId="64AAE810" w14:textId="77777777" w:rsidR="00FF02DB" w:rsidRDefault="00FF02DB" w:rsidP="00FF02DB"/>
        </w:tc>
        <w:tc>
          <w:tcPr>
            <w:tcW w:w="1998" w:type="dxa"/>
          </w:tcPr>
          <w:p w14:paraId="0B9594B1" w14:textId="596BD9F2" w:rsidR="00FF02DB" w:rsidRDefault="00FF02DB" w:rsidP="00FF02DB">
            <w:r>
              <w:t xml:space="preserve">Seeds from </w:t>
            </w:r>
            <w:r>
              <w:rPr>
                <w:noProof/>
              </w:rPr>
              <w:t>Tashjian, Zbozinek et al. 2021, compared (no sgACC, no Bonferonni)</w:t>
            </w:r>
          </w:p>
        </w:tc>
        <w:tc>
          <w:tcPr>
            <w:tcW w:w="1729" w:type="dxa"/>
          </w:tcPr>
          <w:p w14:paraId="04760CD7" w14:textId="19950C9B" w:rsidR="00FF02DB" w:rsidRDefault="00FF02DB" w:rsidP="00FF02DB">
            <w:r>
              <w:t>Improved interpretability</w:t>
            </w:r>
          </w:p>
        </w:tc>
      </w:tr>
      <w:tr w:rsidR="00FF02DB" w14:paraId="47142E20" w14:textId="73B5FB84" w:rsidTr="00C20527">
        <w:tc>
          <w:tcPr>
            <w:tcW w:w="1794" w:type="dxa"/>
          </w:tcPr>
          <w:p w14:paraId="076520B2" w14:textId="68DFFB7F" w:rsidR="00FF02DB" w:rsidRDefault="00FF02DB" w:rsidP="00FF02DB">
            <w:r>
              <w:t>vmPFC task FC x affect moderation (ERQ)</w:t>
            </w:r>
          </w:p>
        </w:tc>
        <w:tc>
          <w:tcPr>
            <w:tcW w:w="1868" w:type="dxa"/>
          </w:tcPr>
          <w:p w14:paraId="4DA4126C" w14:textId="37812815" w:rsidR="00FF02DB" w:rsidRDefault="00FF02DB" w:rsidP="00FF02DB">
            <w:r>
              <w:t>Exploratory extension</w:t>
            </w:r>
          </w:p>
        </w:tc>
        <w:tc>
          <w:tcPr>
            <w:tcW w:w="1961" w:type="dxa"/>
          </w:tcPr>
          <w:p w14:paraId="2A639732" w14:textId="77A47029" w:rsidR="00FF02DB" w:rsidRDefault="00FF02DB" w:rsidP="00FF02DB">
            <w:r>
              <w:t xml:space="preserve">ERQ attenuates vmPFC task FC </w:t>
            </w:r>
            <w:r w:rsidRPr="00A52AEE">
              <w:t>↑</w:t>
            </w:r>
            <w:r>
              <w:t xml:space="preserve"> affect </w:t>
            </w:r>
          </w:p>
        </w:tc>
        <w:tc>
          <w:tcPr>
            <w:tcW w:w="1998" w:type="dxa"/>
          </w:tcPr>
          <w:p w14:paraId="49AC2A76" w14:textId="5836DF3C" w:rsidR="00FF02DB" w:rsidRDefault="00F95473" w:rsidP="00FF02DB">
            <w:r>
              <w:t>No directional hypothesis</w:t>
            </w:r>
          </w:p>
        </w:tc>
        <w:tc>
          <w:tcPr>
            <w:tcW w:w="1729" w:type="dxa"/>
          </w:tcPr>
          <w:p w14:paraId="277EDF1B" w14:textId="5811897F" w:rsidR="00FF02DB" w:rsidRDefault="00F95473" w:rsidP="00FF02DB">
            <w:r>
              <w:t>Null preliminary ERQ-affect results</w:t>
            </w:r>
          </w:p>
        </w:tc>
      </w:tr>
      <w:tr w:rsidR="00FF02DB" w14:paraId="5E593E69" w14:textId="4941D4DE" w:rsidTr="00C20527">
        <w:tc>
          <w:tcPr>
            <w:tcW w:w="1794" w:type="dxa"/>
          </w:tcPr>
          <w:p w14:paraId="6C3A4B94" w14:textId="70D51CD8" w:rsidR="00FF02DB" w:rsidRDefault="00FF02DB" w:rsidP="00FF02DB">
            <w:r>
              <w:t>Age-dependence</w:t>
            </w:r>
          </w:p>
        </w:tc>
        <w:tc>
          <w:tcPr>
            <w:tcW w:w="1868" w:type="dxa"/>
          </w:tcPr>
          <w:p w14:paraId="13725153" w14:textId="70EB7136" w:rsidR="00FF02DB" w:rsidRDefault="00FF02DB" w:rsidP="00FF02DB">
            <w:r>
              <w:t>Exploratory extension</w:t>
            </w:r>
          </w:p>
        </w:tc>
        <w:tc>
          <w:tcPr>
            <w:tcW w:w="1961" w:type="dxa"/>
          </w:tcPr>
          <w:p w14:paraId="23A687A4" w14:textId="79B30D8C" w:rsidR="00FF02DB" w:rsidRDefault="00FF02DB" w:rsidP="00FF02DB">
            <w:r>
              <w:t>Results hold in older adults</w:t>
            </w:r>
          </w:p>
        </w:tc>
        <w:tc>
          <w:tcPr>
            <w:tcW w:w="1998" w:type="dxa"/>
          </w:tcPr>
          <w:p w14:paraId="46AE51AE" w14:textId="60908A8A" w:rsidR="00FF02DB" w:rsidRDefault="00E1480D" w:rsidP="00FF02DB">
            <w:r>
              <w:t>Not performed</w:t>
            </w:r>
          </w:p>
        </w:tc>
        <w:tc>
          <w:tcPr>
            <w:tcW w:w="1729" w:type="dxa"/>
          </w:tcPr>
          <w:p w14:paraId="7D901C1D" w14:textId="44CFACA9" w:rsidR="00FF02DB" w:rsidRDefault="00E1480D" w:rsidP="00FF02DB">
            <w:r>
              <w:t>Sample mostly older adults</w:t>
            </w:r>
          </w:p>
        </w:tc>
      </w:tr>
      <w:tr w:rsidR="001448A3" w14:paraId="243C1C22" w14:textId="1C939214" w:rsidTr="00C20527">
        <w:tc>
          <w:tcPr>
            <w:tcW w:w="1794" w:type="dxa"/>
          </w:tcPr>
          <w:p w14:paraId="20BC34DD" w14:textId="6CDA321F" w:rsidR="001448A3" w:rsidRDefault="001448A3" w:rsidP="001448A3">
            <w:r>
              <w:t>Amygdala persistence x affect moderation (ERQ)</w:t>
            </w:r>
          </w:p>
        </w:tc>
        <w:tc>
          <w:tcPr>
            <w:tcW w:w="1868" w:type="dxa"/>
          </w:tcPr>
          <w:p w14:paraId="6F44B948" w14:textId="27C5B965" w:rsidR="001448A3" w:rsidRDefault="001448A3" w:rsidP="001448A3">
            <w:r>
              <w:t>Not pre-registered</w:t>
            </w:r>
          </w:p>
        </w:tc>
        <w:tc>
          <w:tcPr>
            <w:tcW w:w="1961" w:type="dxa"/>
          </w:tcPr>
          <w:p w14:paraId="3A84E56F" w14:textId="58AF07F9" w:rsidR="001448A3" w:rsidRDefault="001448A3" w:rsidP="001448A3">
            <w:r>
              <w:t xml:space="preserve">ERQ attenuates amygdala persistence </w:t>
            </w:r>
            <w:r w:rsidRPr="00A52AEE">
              <w:t>↓</w:t>
            </w:r>
            <w:r>
              <w:t xml:space="preserve"> affect</w:t>
            </w:r>
          </w:p>
        </w:tc>
        <w:tc>
          <w:tcPr>
            <w:tcW w:w="1998" w:type="dxa"/>
          </w:tcPr>
          <w:p w14:paraId="1762AAEB" w14:textId="42C070B3" w:rsidR="001448A3" w:rsidRDefault="001448A3" w:rsidP="001448A3">
            <w:r>
              <w:t>No directional hypothesis</w:t>
            </w:r>
          </w:p>
        </w:tc>
        <w:tc>
          <w:tcPr>
            <w:tcW w:w="1729" w:type="dxa"/>
          </w:tcPr>
          <w:p w14:paraId="6457C163" w14:textId="6BB04DA7" w:rsidR="001448A3" w:rsidRDefault="001448A3" w:rsidP="001448A3">
            <w:r>
              <w:t>Null preliminary ERQ-affect results</w:t>
            </w:r>
          </w:p>
        </w:tc>
      </w:tr>
    </w:tbl>
    <w:p w14:paraId="435BDFEF" w14:textId="77777777" w:rsidR="009E13C6" w:rsidRPr="003720E9" w:rsidRDefault="009E13C6" w:rsidP="003720E9"/>
    <w:p w14:paraId="3EBA7FB6" w14:textId="77777777" w:rsidR="003720E9" w:rsidRPr="003720E9" w:rsidRDefault="003720E9" w:rsidP="003720E9">
      <w:pPr>
        <w:rPr>
          <w:b/>
          <w:bCs/>
        </w:rPr>
      </w:pPr>
      <w:r w:rsidRPr="003720E9">
        <w:rPr>
          <w:b/>
          <w:bCs/>
        </w:rPr>
        <w:t>Participants</w:t>
      </w:r>
    </w:p>
    <w:p w14:paraId="1E95426B" w14:textId="30561447" w:rsidR="003720E9" w:rsidRDefault="003720E9" w:rsidP="003720E9">
      <w:r w:rsidRPr="00D074BA">
        <w:t xml:space="preserve">Participants were drawn the Midlife in the United States 3 (MIDUS 3) neuroimaging subsample. </w:t>
      </w:r>
      <w:r w:rsidR="006A63D1">
        <w:t xml:space="preserve">The final sample included </w:t>
      </w:r>
      <w:r w:rsidRPr="00D074BA">
        <w:t>128</w:t>
      </w:r>
      <w:r w:rsidR="006A63D1">
        <w:t xml:space="preserve"> participants </w:t>
      </w:r>
      <w:del w:id="32" w:author="James J. Gross" w:date="2026-04-21T10:23:00Z" w16du:dateUtc="2026-04-21T17:23:00Z">
        <w:r w:rsidR="006A63D1" w:rsidDel="00B2490E">
          <w:delText>that</w:delText>
        </w:r>
        <w:r w:rsidRPr="00D074BA" w:rsidDel="00B2490E">
          <w:delText xml:space="preserve"> </w:delText>
        </w:r>
      </w:del>
      <w:ins w:id="33" w:author="James J. Gross" w:date="2026-04-21T10:23:00Z" w16du:dateUtc="2026-04-21T17:23:00Z">
        <w:r w:rsidR="00B2490E">
          <w:t>who</w:t>
        </w:r>
        <w:r w:rsidR="00B2490E" w:rsidRPr="00D074BA">
          <w:t xml:space="preserve"> </w:t>
        </w:r>
      </w:ins>
      <w:r w:rsidRPr="00D074BA">
        <w:t xml:space="preserve">met quality control criteria (all three fMRI runs passing visual inspection, mean framewise displacement [FD] &lt; 0.5 mm, and all six cross-run directional persistence pairs computable; n_pairs = 6). The </w:t>
      </w:r>
      <w:r w:rsidR="00EC2B2A">
        <w:t xml:space="preserve">final </w:t>
      </w:r>
      <w:r w:rsidRPr="00D074BA">
        <w:t>fMRI sample (N = 128) had a mean age of 64.8 years (SD = 9.3, range 48–95), was 58.8% female, and was 72.5% White, 21.2% Black, 1.2% Native American, 1.9% Asian, and 3.1% other race/ethnicity</w:t>
      </w:r>
      <w:r w:rsidR="00466C82">
        <w:t>.</w:t>
      </w:r>
      <w:r w:rsidR="005276E2" w:rsidRPr="005276E2">
        <w:t xml:space="preserve"> </w:t>
      </w:r>
      <w:r w:rsidR="005276E2" w:rsidRPr="00D074BA">
        <w:t xml:space="preserve">A subsample of N = 80 participants had both fMRI and daily diary data meeting quality criteria and constituted the primary analysis </w:t>
      </w:r>
      <w:commentRangeStart w:id="34"/>
      <w:r w:rsidR="005276E2" w:rsidRPr="00D074BA">
        <w:t>sample</w:t>
      </w:r>
      <w:commentRangeEnd w:id="34"/>
      <w:r w:rsidR="00B2490E" w:rsidRPr="00D074BA">
        <w:rPr>
          <w:rStyle w:val="CommentReference"/>
          <w:sz w:val="24"/>
          <w:szCs w:val="24"/>
        </w:rPr>
        <w:commentReference w:id="34"/>
      </w:r>
      <w:r w:rsidR="005276E2" w:rsidRPr="00D074BA">
        <w:t>. Participants with PANAS data only (no diary) were used for sensitivity analyses (N = 128).</w:t>
      </w:r>
    </w:p>
    <w:p w14:paraId="3F5D4E10" w14:textId="312FF888" w:rsidR="003A6C11" w:rsidRDefault="002C5407" w:rsidP="003A6C11">
      <w:pPr>
        <w:keepNext/>
      </w:pPr>
      <w:r>
        <w:rPr>
          <w:noProof/>
        </w:rPr>
        <w:lastRenderedPageBreak/>
        <w:drawing>
          <wp:inline distT="0" distB="0" distL="0" distR="0" wp14:anchorId="185E5472" wp14:editId="5244F3E8">
            <wp:extent cx="5943600" cy="3343275"/>
            <wp:effectExtent l="0" t="0" r="0" b="0"/>
            <wp:docPr id="805695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695801" name="Picture 80569580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867E067" w14:textId="6B8DA07B" w:rsidR="003A6C11" w:rsidRPr="003A6C11" w:rsidRDefault="003A6C11" w:rsidP="003A6C11">
      <w:pPr>
        <w:pStyle w:val="Caption"/>
        <w:rPr>
          <w:b/>
          <w:bCs/>
        </w:rPr>
      </w:pPr>
      <w:r w:rsidRPr="003A6C11">
        <w:rPr>
          <w:b/>
          <w:bCs/>
        </w:rPr>
        <w:t xml:space="preserve">Figure 2. </w:t>
      </w:r>
      <w:r>
        <w:rPr>
          <w:b/>
          <w:bCs/>
        </w:rPr>
        <w:t xml:space="preserve">Sample description. </w:t>
      </w:r>
      <w:r>
        <w:t xml:space="preserve">Participants we included from MIDUS 3 Project 2 (daily diary) and Project 5 (Neuroscience). The final sample consisted of 80 individuals with daily diary and fMRI data that passed QC. Various other samples were used for diary-only, behavioral-only, and fMRI-only analyses, attempting to maximize the potential participants for each analysis. </w:t>
      </w:r>
      <w:r>
        <w:rPr>
          <w:b/>
          <w:bCs/>
        </w:rPr>
        <w:t xml:space="preserve"> </w:t>
      </w:r>
    </w:p>
    <w:p w14:paraId="5F21D404" w14:textId="77777777" w:rsidR="003720E9" w:rsidRPr="003720E9" w:rsidRDefault="003720E9" w:rsidP="003720E9">
      <w:pPr>
        <w:rPr>
          <w:b/>
          <w:bCs/>
        </w:rPr>
      </w:pPr>
      <w:r w:rsidRPr="003720E9">
        <w:rPr>
          <w:b/>
          <w:bCs/>
        </w:rPr>
        <w:t>Behavioral Preprocessing</w:t>
      </w:r>
    </w:p>
    <w:p w14:paraId="493F3A75" w14:textId="1290D26D" w:rsidR="003720E9" w:rsidRPr="003720E9" w:rsidRDefault="003720E9" w:rsidP="003720E9">
      <w:pPr>
        <w:rPr>
          <w:b/>
          <w:bCs/>
        </w:rPr>
      </w:pPr>
      <w:r w:rsidRPr="003720E9">
        <w:rPr>
          <w:b/>
          <w:bCs/>
        </w:rPr>
        <w:t xml:space="preserve">Daily diary affect. </w:t>
      </w:r>
      <w:r w:rsidRPr="00246075">
        <w:t xml:space="preserve">Daily diary data were collected over approximately 8 consecutive days at the P2 wave. Daily affect was assessed using 27 items (C2DC1–C2DC27) rated daily on a scale from 1 to 5. Positive affect (PA) was computed as the mean of 13 items (C2DC7–12, C2DC21–27; items reflecting positive mood states), and negative affect (NA) was computed as the mean of 14 items (C2DC1–6, C2DC13–20; items reflecting negative mood states). </w:t>
      </w:r>
      <w:commentRangeStart w:id="35"/>
      <w:r w:rsidRPr="00246075">
        <w:t xml:space="preserve">Item-level scores from days with any missing data were excluded (complete-case analysis per day). </w:t>
      </w:r>
      <w:commentRangeEnd w:id="35"/>
      <w:r w:rsidR="00490F38" w:rsidRPr="00246075">
        <w:rPr>
          <w:rStyle w:val="CommentReference"/>
          <w:sz w:val="24"/>
          <w:szCs w:val="24"/>
        </w:rPr>
        <w:commentReference w:id="35"/>
      </w:r>
      <w:r w:rsidRPr="00246075">
        <w:t>Participant-level PA and NA scores were computed as the mean across all complete diary days. Cronbach's α for the daily PA and NA subscales was computed across all observations. Due to positive skew in daily NA, a log-transformed version was computed as log(NA + c), where c = (minimum nonzero NA value) / 2, to preserve the shape of the distribution near zero.</w:t>
      </w:r>
    </w:p>
    <w:p w14:paraId="6BA5227A" w14:textId="7AFD8D7C" w:rsidR="003720E9" w:rsidRPr="00BF4B19" w:rsidRDefault="003720E9" w:rsidP="003720E9">
      <w:r w:rsidRPr="003720E9">
        <w:rPr>
          <w:b/>
          <w:bCs/>
        </w:rPr>
        <w:t xml:space="preserve">PANAS. </w:t>
      </w:r>
      <w:r w:rsidRPr="00BF4B19">
        <w:t>At the P5 neuroimaging visit, participants completed the PANAS (Positive and Negative Affect Schedule)</w:t>
      </w:r>
      <w:r w:rsidR="00F172EC">
        <w:t xml:space="preserve"> general to measure trait positive and negative affect</w:t>
      </w:r>
      <w:r w:rsidRPr="00BF4B19">
        <w:t>. Subscale scores (C5SPGP for PA, C5SPGN for NA) were used as convergent validity outcomes in sensitivity analyses. PANAS NA was similarly log-transformed using the same offset procedure.</w:t>
      </w:r>
    </w:p>
    <w:p w14:paraId="669C6440" w14:textId="4678BA9B" w:rsidR="003720E9" w:rsidRPr="003E56D1" w:rsidRDefault="003720E9" w:rsidP="003720E9">
      <w:r w:rsidRPr="003720E9">
        <w:rPr>
          <w:b/>
          <w:bCs/>
        </w:rPr>
        <w:lastRenderedPageBreak/>
        <w:t xml:space="preserve">Emotion regulation questionnaire. </w:t>
      </w:r>
      <w:r w:rsidRPr="000779BE">
        <w:t xml:space="preserve">ERQ reappraisal (C5SER) and suppression (C5SES) subscale scores were assessed at the P5 neuroimaging visit. </w:t>
      </w:r>
    </w:p>
    <w:p w14:paraId="6C4AD61E" w14:textId="4F1E8093" w:rsidR="003720E9" w:rsidRPr="00415A7A" w:rsidRDefault="003720E9" w:rsidP="003720E9">
      <w:r w:rsidRPr="003720E9">
        <w:rPr>
          <w:b/>
          <w:bCs/>
        </w:rPr>
        <w:t xml:space="preserve">Demographic variables. </w:t>
      </w:r>
      <w:r w:rsidRPr="00E773A3">
        <w:t xml:space="preserve">Age at the daily diary wave (P2) was used in </w:t>
      </w:r>
      <w:r w:rsidR="00415A7A">
        <w:t>daily diary</w:t>
      </w:r>
      <w:r w:rsidRPr="00E773A3">
        <w:t>-only analyses; age at the P5 neuroimaging visit (C5PAGE) was used in all fMRI analyses. Time between the P2 daily diary wave and the P5 neuroimaging visit was computed in months. Race/ethnicity dummy variables (reference = White) and biological sex (0 = male, 1 = female) were included as covariates in all regression models.</w:t>
      </w:r>
      <w:r w:rsidR="00017EE6">
        <w:t xml:space="preserve"> </w:t>
      </w:r>
      <w:r w:rsidR="00017EE6" w:rsidRPr="00017EE6">
        <w:t xml:space="preserve">Twin pair membership was determined using the MIDUS sample identifier (SAMPLMAJ == 3 indicating the </w:t>
      </w:r>
      <w:r w:rsidR="00910359">
        <w:t xml:space="preserve">sample containing </w:t>
      </w:r>
      <w:r w:rsidR="00017EE6" w:rsidRPr="00017EE6">
        <w:t>twin</w:t>
      </w:r>
      <w:r w:rsidR="00910359">
        <w:t>s</w:t>
      </w:r>
      <w:r w:rsidR="00017EE6" w:rsidRPr="00017EE6">
        <w:t>) and family number (M2FAMNUM); participants with a co-twin in the sample were coded as a paired twin unit. Twin pair membership was controlled in OLS regression via indicator dummy variables and in MLM by assigning paired twins a shared family-level grouping ID (treated as the random-effects clustering unit).</w:t>
      </w:r>
    </w:p>
    <w:p w14:paraId="1CD01FDA" w14:textId="77777777" w:rsidR="00DF3909" w:rsidRPr="00E81A98" w:rsidRDefault="00DF3909" w:rsidP="00DF3909">
      <w:pPr>
        <w:rPr>
          <w:b/>
          <w:bCs/>
        </w:rPr>
      </w:pPr>
      <w:r w:rsidRPr="00E81A98">
        <w:rPr>
          <w:b/>
          <w:bCs/>
        </w:rPr>
        <w:t>fMRI Task</w:t>
      </w:r>
    </w:p>
    <w:p w14:paraId="218A2B00" w14:textId="5EECF06C" w:rsidR="00DF3909" w:rsidRDefault="00DF3909" w:rsidP="00DF3909">
      <w:r>
        <w:t xml:space="preserve">Participants completed an </w:t>
      </w:r>
      <w:commentRangeStart w:id="36"/>
      <w:r>
        <w:t xml:space="preserve">emotion regulation paradigm </w:t>
      </w:r>
      <w:commentRangeEnd w:id="36"/>
      <w:r w:rsidR="00490F38">
        <w:rPr>
          <w:rStyle w:val="CommentReference"/>
          <w:sz w:val="24"/>
          <w:szCs w:val="24"/>
        </w:rPr>
        <w:commentReference w:id="36"/>
      </w:r>
      <w:r>
        <w:t xml:space="preserve">during fMRI scanning. On each trial, participants passively viewed a picture from the International Affective Picture System </w:t>
      </w:r>
      <w:r w:rsidR="002746FA">
        <w:fldChar w:fldCharType="begin"/>
      </w:r>
      <w:r w:rsidR="002746FA">
        <w:instrText xml:space="preserve"> ADDIN EN.CITE &lt;EndNote&gt;&lt;Cite&gt;&lt;Author&gt;Lang&lt;/Author&gt;&lt;Year&gt;1997&lt;/Year&gt;&lt;IDText&gt;International affective picture system (IAPS): Technical manual and affective ratings&lt;/IDText&gt;&lt;DisplayText&gt;(Lang, Bradley et al. 1997)&lt;/DisplayText&gt;&lt;record&gt;&lt;titles&gt;&lt;title&gt;International affective picture system (IAPS): Technical manual and affective ratings&lt;/title&gt;&lt;secondary-title&gt;NIMH Center for the Study of Emotion and Attention&lt;/secondary-title&gt;&lt;/titles&gt;&lt;pages&gt;3&lt;/pages&gt;&lt;number&gt;39-58&lt;/number&gt;&lt;contributors&gt;&lt;authors&gt;&lt;author&gt;Lang, Peter J&lt;/author&gt;&lt;author&gt;Bradley, Margaret M&lt;/author&gt;&lt;author&gt;Cuthbert, Bruce N&lt;/author&gt;&lt;/authors&gt;&lt;/contributors&gt;&lt;added-date format="utc"&gt;1775684277&lt;/added-date&gt;&lt;ref-type name="Journal Article"&gt;17&lt;/ref-type&gt;&lt;dates&gt;&lt;year&gt;1997&lt;/year&gt;&lt;/dates&gt;&lt;rec-number&gt;2052&lt;/rec-number&gt;&lt;last-updated-date format="utc"&gt;1775684277&lt;/last-updated-date&gt;&lt;volume&gt;1&lt;/volume&gt;&lt;/record&gt;&lt;/Cite&gt;&lt;/EndNote&gt;</w:instrText>
      </w:r>
      <w:r w:rsidR="002746FA">
        <w:fldChar w:fldCharType="separate"/>
      </w:r>
      <w:r w:rsidR="002746FA">
        <w:rPr>
          <w:noProof/>
        </w:rPr>
        <w:t>(Lang, Bradley et al. 1997)</w:t>
      </w:r>
      <w:r w:rsidR="002746FA">
        <w:fldChar w:fldCharType="end"/>
      </w:r>
      <w:r w:rsidR="002746FA">
        <w:t xml:space="preserve"> </w:t>
      </w:r>
      <w:r>
        <w:t>for 4 seconds, followed by a 2-second inter-stimulus interval and a 0.5-second neutral face probe. Participants indicated the gender of the face via button press (blue = male, yellow = female), a low-level categorization task designed to confirm engagement without interfering with natural emotional processing. Each trial was preceded by a 1-second fixation crosshair. Inter-trial intervals were jittered between 3.5 and 27.5 seconds (mean = 7.5 s), with timing optimized using optseq2 simulations to maximize power to detect neural activity during the face period.</w:t>
      </w:r>
    </w:p>
    <w:p w14:paraId="3D5AE610" w14:textId="0F78C5EF" w:rsidR="00DF3909" w:rsidRDefault="00DF3909" w:rsidP="00DF3909">
      <w:r>
        <w:t xml:space="preserve">The task comprised three runs of 30 trials each (90 trials total), with 10 pictures per valence category (negative, neutral, positive) per run, presented in a pseudorandom order with no more than two consecutive pictures from the same valence category. Within each category, pictures were randomly selected per participant. Negative and positive pictures were matched on normative arousal ratings (negative: M = 5.46, SD = 0.66; positive: M = 5.47, SD = 0.53), both of which exceeded neutral pictures (3.16 ± 0.42; ts &gt; 16.1, ps &lt; .001). Pictures within each category were also matched on luminosity, visual complexity, and the proportion rated as social in content. A total of 45 neutral face probes were presented across the task, with each face appearing following two randomly selected pictures from the same valence category. Faces were drawn from the XM2VTSDB </w:t>
      </w:r>
      <w:r w:rsidR="002746FA">
        <w:fldChar w:fldCharType="begin"/>
      </w:r>
      <w:r w:rsidR="002746FA">
        <w:instrText xml:space="preserve"> ADDIN EN.CITE &lt;EndNote&gt;&lt;Cite&gt;&lt;Author&gt;Messer&lt;/Author&gt;&lt;Year&gt;1999&lt;/Year&gt;&lt;IDText&gt;XM2VTSDB: The extended M2VTS database&lt;/IDText&gt;&lt;DisplayText&gt;(Messer, Matas et al. 1999)&lt;/DisplayText&gt;&lt;record&gt;&lt;titles&gt;&lt;title&gt;XM2VTSDB: The extended M2VTS database&lt;/title&gt;&lt;secondary-title&gt;Second international conference on audio and video-based biometric person authentication&lt;/secondary-title&gt;&lt;/titles&gt;&lt;pages&gt;965-966&lt;/pages&gt;&lt;contributors&gt;&lt;authors&gt;&lt;author&gt;Messer, Kieron&lt;/author&gt;&lt;author&gt;Matas, Jiri&lt;/author&gt;&lt;author&gt;Kittler, Josef&lt;/author&gt;&lt;author&gt;Luettin, Juergen&lt;/author&gt;&lt;author&gt;Maitre, Gilbert&lt;/author&gt;&lt;/authors&gt;&lt;/contributors&gt;&lt;added-date format="utc"&gt;1775684215&lt;/added-date&gt;&lt;ref-type name="Conference Proceeding"&gt;10&lt;/ref-type&gt;&lt;dates&gt;&lt;year&gt;1999&lt;/year&gt;&lt;/dates&gt;&lt;rec-number&gt;2049&lt;/rec-number&gt;&lt;last-updated-date format="utc"&gt;1775684215&lt;/last-updated-date&gt;&lt;volume&gt;964&lt;/volume&gt;&lt;/record&gt;&lt;/Cite&gt;&lt;/EndNote&gt;</w:instrText>
      </w:r>
      <w:r w:rsidR="002746FA">
        <w:fldChar w:fldCharType="separate"/>
      </w:r>
      <w:r w:rsidR="002746FA">
        <w:rPr>
          <w:noProof/>
        </w:rPr>
        <w:t>(Messer, Matas et al. 1999)</w:t>
      </w:r>
      <w:r w:rsidR="002746FA">
        <w:fldChar w:fldCharType="end"/>
      </w:r>
      <w:r>
        <w:t xml:space="preserve">, NimStim </w:t>
      </w:r>
      <w:r w:rsidR="002746FA">
        <w:fldChar w:fldCharType="begin"/>
      </w:r>
      <w:r w:rsidR="002746FA">
        <w:instrText xml:space="preserve"> ADDIN EN.CITE &lt;EndNote&gt;&lt;Cite&gt;&lt;Author&gt;Tottenham&lt;/Author&gt;&lt;Year&gt;2009&lt;/Year&gt;&lt;IDText&gt;The NimStim set of facial expressions: Judgments from untrained research participants&lt;/IDText&gt;&lt;DisplayText&gt;(Tottenham, Tanaka et al. 2009)&lt;/DisplayText&gt;&lt;record&gt;&lt;isbn&gt;0165-1781&lt;/isbn&gt;&lt;titles&gt;&lt;title&gt;The NimStim set of facial expressions: Judgments from untrained research participants&lt;/title&gt;&lt;secondary-title&gt;Psychiatry research&lt;/secondary-title&gt;&lt;/titles&gt;&lt;pages&gt;242-249&lt;/pages&gt;&lt;number&gt;3&lt;/number&gt;&lt;contributors&gt;&lt;authors&gt;&lt;author&gt;Tottenham, Nim&lt;/author&gt;&lt;author&gt;Tanaka, James W&lt;/author&gt;&lt;author&gt;Leon, Andrew C&lt;/author&gt;&lt;author&gt;McCarry, Thomas&lt;/author&gt;&lt;author&gt;Nurse, Marcella&lt;/author&gt;&lt;author&gt;Hare, Todd A&lt;/author&gt;&lt;author&gt;Marcus, David J&lt;/author&gt;&lt;author&gt;Westerlund, Alissa&lt;/author&gt;&lt;author&gt;Casey, Betty Jo&lt;/author&gt;&lt;author&gt;Nelson, Charles&lt;/author&gt;&lt;/authors&gt;&lt;/contributors&gt;&lt;added-date format="utc"&gt;1775684224&lt;/added-date&gt;&lt;ref-type name="Journal Article"&gt;17&lt;/ref-type&gt;&lt;dates&gt;&lt;year&gt;2009&lt;/year&gt;&lt;/dates&gt;&lt;rec-number&gt;2050&lt;/rec-number&gt;&lt;last-updated-date format="utc"&gt;1775684224&lt;/last-updated-date&gt;&lt;volume&gt;168&lt;/volume&gt;&lt;/record&gt;&lt;/Cite&gt;&lt;/EndNote&gt;</w:instrText>
      </w:r>
      <w:r w:rsidR="002746FA">
        <w:fldChar w:fldCharType="separate"/>
      </w:r>
      <w:r w:rsidR="002746FA">
        <w:rPr>
          <w:noProof/>
        </w:rPr>
        <w:t>(Tottenham, Tanaka et al. 2009)</w:t>
      </w:r>
      <w:r w:rsidR="002746FA">
        <w:fldChar w:fldCharType="end"/>
      </w:r>
      <w:r>
        <w:t xml:space="preserve">, and Montreal Set of Facial Displays of Emotion </w:t>
      </w:r>
      <w:r w:rsidR="002746FA">
        <w:fldChar w:fldCharType="begin"/>
      </w:r>
      <w:r w:rsidR="002746FA">
        <w:instrText xml:space="preserve"> ADDIN EN.CITE &lt;EndNote&gt;&lt;Cite&gt;&lt;Author&gt;Beaupré&lt;/Author&gt;&lt;Year&gt;2000&lt;/Year&gt;&lt;IDText&gt;The Montreal set of facial displays of emotion&lt;/IDText&gt;&lt;DisplayText&gt;(Beaupré, Cheung et al. 2000)&lt;/DisplayText&gt;&lt;record&gt;&lt;titles&gt;&lt;title&gt;The Montreal set of facial displays of emotion&lt;/title&gt;&lt;secondary-title&gt;Montreal, Quebec, Canada&lt;/secondary-title&gt;&lt;/titles&gt;&lt;contributors&gt;&lt;authors&gt;&lt;author&gt;Beaupré, MG&lt;/author&gt;&lt;author&gt;Cheung, N&lt;/author&gt;&lt;author&gt;Hess, U&lt;/author&gt;&lt;/authors&gt;&lt;/contributors&gt;&lt;added-date format="utc"&gt;1775684237&lt;/added-date&gt;&lt;ref-type name="Journal Article"&gt;17&lt;/ref-type&gt;&lt;dates&gt;&lt;year&gt;2000&lt;/year&gt;&lt;/dates&gt;&lt;rec-number&gt;2051&lt;/rec-number&gt;&lt;last-updated-date format="utc"&gt;1775684237&lt;/last-updated-date&gt;&lt;/record&gt;&lt;/Cite&gt;&lt;/EndNote&gt;</w:instrText>
      </w:r>
      <w:r w:rsidR="002746FA">
        <w:fldChar w:fldCharType="separate"/>
      </w:r>
      <w:r w:rsidR="002746FA">
        <w:rPr>
          <w:noProof/>
        </w:rPr>
        <w:t>(Beaupré, Cheung et al. 2000)</w:t>
      </w:r>
      <w:r w:rsidR="002746FA">
        <w:fldChar w:fldCharType="end"/>
      </w:r>
      <w:r w:rsidR="002746FA">
        <w:t xml:space="preserve"> </w:t>
      </w:r>
      <w:r>
        <w:t>databases, with equal representation of male and female faces across a broad range of ages and ethnicities. Faces were cropped, converted to grayscale, and edited to remove distinctive features such as facial hair and eyeglasses.</w:t>
      </w:r>
    </w:p>
    <w:p w14:paraId="2777C73A" w14:textId="6338C269" w:rsidR="00DF3909" w:rsidRDefault="00DF3909" w:rsidP="00DF3909">
      <w:r>
        <w:lastRenderedPageBreak/>
        <w:t>MRI data were collected on a 3T scanner (MR750, GE Healthcare, Waukesha, WI) using a 32-channel NOVA head coil. Three functional runs were acquired using an echo planar imaging (EPI) sequence (231 volumes per run; TR = 2,000 ms; TE = 20 ms; flip angle = 60°; FOV = 220 mm; matrix = 96 × 64; slice thickness = 3 mm with 1 mm gap; 40 interleaved sagittal slices; ASSET parallel imaging, acceleration factor = 2). A T1-weighted anatomical image was acquired using a BRAVO sequence (TR = 8.2 ms; TE = 3.2 ms; flip angle = 12°; FOV = 256 mm; matrix = 256 × 256; 160 axial slices; inversion time = 450 ms).</w:t>
      </w:r>
    </w:p>
    <w:p w14:paraId="0083524D" w14:textId="77777777" w:rsidR="001237E8" w:rsidRDefault="001237E8" w:rsidP="001237E8">
      <w:pPr>
        <w:rPr>
          <w:b/>
          <w:bCs/>
        </w:rPr>
      </w:pPr>
      <w:r w:rsidRPr="003720E9">
        <w:rPr>
          <w:b/>
          <w:bCs/>
        </w:rPr>
        <w:t>fMRI Preprocessing</w:t>
      </w:r>
    </w:p>
    <w:p w14:paraId="2C923837" w14:textId="5DB7E73A" w:rsidR="001237E8" w:rsidRPr="00FE2D2B" w:rsidRDefault="001237E8" w:rsidP="00DF3909">
      <w:r w:rsidRPr="00FE2D2B">
        <w:t>Prior to standard preprocessing, BOLD images required correction for a non-standard spatial axis layout in the raw NIfTI files, in which the slice dimension was not in the position expected by standard preprocessing tools. Images were first reoriented to standard orientation using fslreorient2std, and axes were then swapped using fslswapdim (FSL 6.0.7.10) to place the slice dimension in the position required for slice-time correction. Slice-time correction was applied using FSL's slicetimer with a custom slice order file (generated from scan metadata using extractSliceTiming.py). Axes were then swapped back to their original layout using fslswapdim, and the original geometry header was restored with fslcpgeom. This orientation correction and slice-time correction pipeline was applied to all functional runs in-place prior to fMRIPrep.</w:t>
      </w:r>
      <w:r>
        <w:t xml:space="preserve"> </w:t>
      </w:r>
      <w:r w:rsidRPr="00FE2D2B">
        <w:t xml:space="preserve">Structural and functional data were then preprocessed using fMRIPrep 24.1.0. The fMRIPrep pipeline included skull stripping, surface reconstruction, </w:t>
      </w:r>
      <w:r>
        <w:t xml:space="preserve">head motion correction, </w:t>
      </w:r>
      <w:r w:rsidRPr="00FE2D2B">
        <w:t xml:space="preserve">co-registration of functional to structural images, and spatial normalization to the MNI152NLin2009cAsym standard template (2 mm isotropic resolution). Head motion was quantified as framewise displacement </w:t>
      </w:r>
      <w:r w:rsidR="00603F59">
        <w:t xml:space="preserve">(FD) </w:t>
      </w:r>
      <w:r w:rsidR="00603F59">
        <w:fldChar w:fldCharType="begin"/>
      </w:r>
      <w:r w:rsidR="00603F59">
        <w:instrText xml:space="preserve"> ADDIN EN.CITE &lt;EndNote&gt;&lt;Cite&gt;&lt;Author&gt;Power&lt;/Author&gt;&lt;Year&gt;2012&lt;/Year&gt;&lt;IDText&gt;Spurious but systematic correlations in functional connectivity MRI networks arise from subject motion&lt;/IDText&gt;&lt;DisplayText&gt;(Power, Barnes et al. 2012)&lt;/DisplayText&gt;&lt;record&gt;&lt;isbn&gt;1053-8119&lt;/isbn&gt;&lt;titles&gt;&lt;title&gt;Spurious but systematic correlations in functional connectivity MRI networks arise from subject motion&lt;/title&gt;&lt;secondary-title&gt;Neuroimage&lt;/secondary-title&gt;&lt;short-title&gt;Spurious but systematic correlations in functional connectivity MRI networks arise from subject motion&lt;/short-title&gt;&lt;/titles&gt;&lt;pages&gt;2142-2154&lt;/pages&gt;&lt;number&gt;3&lt;/number&gt;&lt;contributors&gt;&lt;authors&gt;&lt;author&gt;Power, Jonathan D&lt;/author&gt;&lt;author&gt;Barnes, Kelly A&lt;/author&gt;&lt;author&gt;Snyder, Abraham Z&lt;/author&gt;&lt;author&gt;Schlaggar, Bradley L&lt;/author&gt;&lt;author&gt;Petersen, Steven E&lt;/author&gt;&lt;/authors&gt;&lt;/contributors&gt;&lt;added-date format="utc"&gt;1683656462&lt;/added-date&gt;&lt;ref-type name="Journal Article"&gt;17&lt;/ref-type&gt;&lt;dates&gt;&lt;year&gt;2012&lt;/year&gt;&lt;/dates&gt;&lt;rec-number&gt;529&lt;/rec-number&gt;&lt;last-updated-date format="utc"&gt;1683656462&lt;/last-updated-date&gt;&lt;volume&gt;59&lt;/volume&gt;&lt;/record&gt;&lt;/Cite&gt;&lt;/EndNote&gt;</w:instrText>
      </w:r>
      <w:r w:rsidR="00603F59">
        <w:fldChar w:fldCharType="separate"/>
      </w:r>
      <w:r w:rsidR="00603F59">
        <w:rPr>
          <w:noProof/>
        </w:rPr>
        <w:t>(Power, Barnes et al. 2012)</w:t>
      </w:r>
      <w:r w:rsidR="00603F59">
        <w:fldChar w:fldCharType="end"/>
      </w:r>
      <w:r w:rsidR="00603F59">
        <w:t xml:space="preserve"> </w:t>
      </w:r>
      <w:r w:rsidRPr="00FE2D2B">
        <w:t xml:space="preserve">from fMRIPrep confound timeseries. </w:t>
      </w:r>
    </w:p>
    <w:p w14:paraId="42CFC616" w14:textId="77777777" w:rsidR="003720E9" w:rsidRPr="003720E9" w:rsidRDefault="003720E9" w:rsidP="003720E9">
      <w:pPr>
        <w:rPr>
          <w:b/>
          <w:bCs/>
        </w:rPr>
      </w:pPr>
      <w:r w:rsidRPr="003720E9">
        <w:rPr>
          <w:b/>
          <w:bCs/>
        </w:rPr>
        <w:t>fMRI Analysis</w:t>
      </w:r>
    </w:p>
    <w:p w14:paraId="37EF1C26" w14:textId="77777777" w:rsidR="003720E9" w:rsidRPr="003720E9" w:rsidRDefault="003720E9" w:rsidP="003720E9">
      <w:pPr>
        <w:rPr>
          <w:b/>
          <w:bCs/>
        </w:rPr>
      </w:pPr>
      <w:r w:rsidRPr="003720E9">
        <w:rPr>
          <w:b/>
          <w:bCs/>
        </w:rPr>
        <w:t>First-level GLM</w:t>
      </w:r>
    </w:p>
    <w:p w14:paraId="07A249FB" w14:textId="74CA47F7" w:rsidR="003720E9" w:rsidRPr="001925F3" w:rsidRDefault="003720E9" w:rsidP="003720E9">
      <w:r w:rsidRPr="001925F3">
        <w:t>A first-level general linear model (GLM) was estimated separately for each run using nilearn's FirstLevelModel. The model included six trial-type regressors corresponding to the factorial combination of valence (negative, neutral, positive) × stimulus type (image, face), each convolved with the Glover hemodynamic response function. A standard 24-parameter motion model was included as a confound (6 rigid-body parameters, their temporal derivatives, and their squares). Cosine basis functions served as a high-pass filter (cutoff = 1/128 Hz), and residual autocorrelation was modeled using an AR(1) noise model. The first four volumes of each run were excluded from both BOLD data and confound timeseries to remove non-steady-state magnetization.</w:t>
      </w:r>
    </w:p>
    <w:p w14:paraId="77FCCD44" w14:textId="77777777" w:rsidR="003720E9" w:rsidRPr="003720E9" w:rsidRDefault="003720E9" w:rsidP="003720E9">
      <w:pPr>
        <w:rPr>
          <w:b/>
          <w:bCs/>
        </w:rPr>
      </w:pPr>
      <w:r w:rsidRPr="003720E9">
        <w:rPr>
          <w:b/>
          <w:bCs/>
        </w:rPr>
        <w:t>Amygdala Neural Persistence</w:t>
      </w:r>
    </w:p>
    <w:p w14:paraId="2C5EBFF6" w14:textId="1FF9B223" w:rsidR="003720E9" w:rsidRPr="007720A9" w:rsidRDefault="003720E9" w:rsidP="003720E9">
      <w:r w:rsidRPr="00985ECA">
        <w:lastRenderedPageBreak/>
        <w:t xml:space="preserve">Amygdala neural persistence was quantified as the spatial </w:t>
      </w:r>
      <w:r w:rsidR="00985ECA">
        <w:t>correlation</w:t>
      </w:r>
      <w:r w:rsidRPr="00985ECA">
        <w:t xml:space="preserve"> of the amygdala activation pattern evoked by emotional images </w:t>
      </w:r>
      <w:r w:rsidR="0025225E">
        <w:t>and neutral faces following negative images</w:t>
      </w:r>
      <w:r w:rsidRPr="00985ECA">
        <w:t xml:space="preserve">. Voxelwise beta maps for the negative image and </w:t>
      </w:r>
      <w:r w:rsidR="009840B9">
        <w:t>neutral</w:t>
      </w:r>
      <w:r w:rsidRPr="00985ECA">
        <w:t xml:space="preserve"> face</w:t>
      </w:r>
      <w:r w:rsidR="009840B9">
        <w:t xml:space="preserve"> following negative image</w:t>
      </w:r>
      <w:r w:rsidRPr="00985ECA">
        <w:t xml:space="preserve"> conditions were extracted from the left and right amygdala separately (Harvard-Oxford atlas, 50% probability threshold, 2mm resolution). For each participant and hemisphere, persistence was computed as the Pearson spatial correlation between the amygdala voxelwise beta pattern for negative images in one run and the beta pattern for </w:t>
      </w:r>
      <w:r w:rsidR="00A71A37">
        <w:t>neutral</w:t>
      </w:r>
      <w:r w:rsidRPr="00985ECA">
        <w:t xml:space="preserve"> faces</w:t>
      </w:r>
      <w:r w:rsidR="00A71A37">
        <w:t xml:space="preserve"> following negative images</w:t>
      </w:r>
      <w:r w:rsidRPr="00985ECA">
        <w:t xml:space="preserve"> in a different run, across all directional cross-run pairs (i ≠ j; 6 pairs for 3 runs). Correlations were Fisher z-transformed, averaged across pairs, and then back-transformed to r for reporting. The resulting mean Fisher z-score (neg_persist_crossrun_mean_z) served as the primary persistence measure. The left hemisphere measure (neg_persist_crossrun_mean_z_L) was the primary predictor in all confirmatory analyses; the right hemisphere measure was examined as a secondary specificity check.</w:t>
      </w:r>
    </w:p>
    <w:p w14:paraId="49F718EF" w14:textId="77777777" w:rsidR="003720E9" w:rsidRPr="003720E9" w:rsidRDefault="003720E9" w:rsidP="003720E9">
      <w:pPr>
        <w:rPr>
          <w:b/>
          <w:bCs/>
        </w:rPr>
      </w:pPr>
      <w:r w:rsidRPr="003720E9">
        <w:rPr>
          <w:b/>
          <w:bCs/>
        </w:rPr>
        <w:t>Task-based Functional Connectivity</w:t>
      </w:r>
    </w:p>
    <w:p w14:paraId="1B0F3959" w14:textId="72B5EC2C" w:rsidR="003720E9" w:rsidRPr="00595A19" w:rsidRDefault="003720E9" w:rsidP="003720E9">
      <w:r w:rsidRPr="00777449">
        <w:t>Task-based FC</w:t>
      </w:r>
      <w:r w:rsidR="00777449">
        <w:t xml:space="preserve"> </w:t>
      </w:r>
      <w:r w:rsidRPr="00777449">
        <w:t xml:space="preserve">between amygdala and vmPFC was estimated using a beta-series approach with the Least Squares Separate (LSS) method </w:t>
      </w:r>
      <w:r w:rsidR="00055CD5">
        <w:fldChar w:fldCharType="begin"/>
      </w:r>
      <w:r w:rsidR="00055CD5">
        <w:instrText xml:space="preserve"> ADDIN EN.CITE &lt;EndNote&gt;&lt;Cite&gt;&lt;Author&gt;Masharipov&lt;/Author&gt;&lt;Year&gt;2024&lt;/Year&gt;&lt;IDText&gt;Comparison of whole-brain task-modulated functional connectivity methods for fMRI task connectomics&lt;/IDText&gt;&lt;DisplayText&gt;(Masharipov, Knyazeva et al. 2024)&lt;/DisplayText&gt;&lt;record&gt;&lt;isbn&gt;2399-3642&lt;/isbn&gt;&lt;titles&gt;&lt;title&gt;Comparison of whole-brain task-modulated functional connectivity methods for fMRI task connectomics&lt;/title&gt;&lt;secondary-title&gt;Communications biology&lt;/secondary-title&gt;&lt;/titles&gt;&lt;pages&gt;1402&lt;/pages&gt;&lt;number&gt;1&lt;/number&gt;&lt;contributors&gt;&lt;authors&gt;&lt;author&gt;Masharipov, Ruslan&lt;/author&gt;&lt;author&gt;Knyazeva, Irina&lt;/author&gt;&lt;author&gt;Korotkov, Alexander&lt;/author&gt;&lt;author&gt;Cherednichenko, Denis&lt;/author&gt;&lt;author&gt;Kireev, Maxim&lt;/author&gt;&lt;/authors&gt;&lt;/contributors&gt;&lt;added-date format="utc"&gt;1775684391&lt;/added-date&gt;&lt;ref-type name="Journal Article"&gt;17&lt;/ref-type&gt;&lt;dates&gt;&lt;year&gt;2024&lt;/year&gt;&lt;/dates&gt;&lt;rec-number&gt;2053&lt;/rec-number&gt;&lt;last-updated-date format="utc"&gt;1775684391&lt;/last-updated-date&gt;&lt;volume&gt;7&lt;/volume&gt;&lt;/record&gt;&lt;/Cite&gt;&lt;/EndNote&gt;</w:instrText>
      </w:r>
      <w:r w:rsidR="00055CD5">
        <w:fldChar w:fldCharType="separate"/>
      </w:r>
      <w:r w:rsidR="00055CD5">
        <w:rPr>
          <w:noProof/>
        </w:rPr>
        <w:t>(Masharipov, Knyazeva et al. 2024)</w:t>
      </w:r>
      <w:r w:rsidR="00055CD5">
        <w:fldChar w:fldCharType="end"/>
      </w:r>
      <w:r w:rsidRPr="00777449">
        <w:t xml:space="preserve">. For each trial of interest within a given condition, a separate GLM was estimated with the trial of interest as one regressor, all other trials of the same condition collapsed into a second regressor, and each remaining condition collapsed into individual regressors, plus 24 motion parameters. This produced a trial-specific beta estimate for each trial. Amygdala seed regions were defined using the Harvard-Oxford atlas (50% threshold, 2 mm). Two vmPFC target regions were defined as 10 mm radius spheres centered on the anterior vmPFC (MNI: −2, 46, −10) and posterior vmPFC (0, 26, −12), following Tashjian et al. (2021). Mean beta values were extracted within each ROI for each trial. Beta-series correlations between each seed-target pair were computed per condition per run, Fisher z-transformed, and averaged across runs. A negative-minus-neutral contrast (Fisher z(neg) − Fisher z(neu)) was derived as the primary FC measure, reflecting </w:t>
      </w:r>
      <w:r w:rsidR="008D4EBC">
        <w:t>increased co-activation of vmPFC and amygdala in response to negative images over and above their co-activation to neutral images</w:t>
      </w:r>
      <w:r w:rsidRPr="00777449">
        <w:t>. Left amygdala–anterior vmPFC and left amygdala–posterior vmPFC FC in the negative-minus-neutral contrast were the primary predictors in all confirmatory FC analyses.</w:t>
      </w:r>
    </w:p>
    <w:p w14:paraId="3217D330" w14:textId="77777777" w:rsidR="003720E9" w:rsidRDefault="003720E9" w:rsidP="003720E9">
      <w:pPr>
        <w:rPr>
          <w:b/>
          <w:bCs/>
        </w:rPr>
      </w:pPr>
      <w:r w:rsidRPr="003720E9">
        <w:rPr>
          <w:b/>
          <w:bCs/>
        </w:rPr>
        <w:t>Statistical Analyses</w:t>
      </w:r>
    </w:p>
    <w:p w14:paraId="147071DB" w14:textId="7CA616E7" w:rsidR="00E85ADC" w:rsidRPr="00E85ADC" w:rsidRDefault="00E85ADC" w:rsidP="00E85ADC">
      <w:r w:rsidRPr="00E85ADC">
        <w:t xml:space="preserve">All analyses were conducted in Python using statsmodels. For each predictor-outcome pair, a linear mixed-effects model (MLM) with a random intercept for family was used as the primary analytic method to account for non-independence among twin pairs. Paired twins </w:t>
      </w:r>
      <w:r w:rsidRPr="00E85ADC">
        <w:lastRenderedPageBreak/>
        <w:t>shared a common family ID grouping variable; all other participants were treated as their own group. MLM models were estimated using REML with multiple optimizers attempted in order (lbfgs, Powell, Nelder-Mead, BFGS). Supplementary analyses included zero-order Pearson correlations and OLS regressions controlling for covariates, with twin pair membership additionally controlled via indicator dummy variables in OLS</w:t>
      </w:r>
      <w:r w:rsidR="007C64ED">
        <w:t xml:space="preserve"> (</w:t>
      </w:r>
      <w:r w:rsidR="007C64ED">
        <w:rPr>
          <w:b/>
          <w:bCs/>
        </w:rPr>
        <w:t>Supplementary Table 1</w:t>
      </w:r>
      <w:r w:rsidR="007C64ED">
        <w:t>)</w:t>
      </w:r>
      <w:r w:rsidRPr="00E85ADC">
        <w:t>. For each analysis, left amygdala measures predicting daily diary affect constituted the primary confirmatory tests. Sensitivity analyses — including right hemisphere measures (hemisphere specificity) and PANAS affect scores assessed at the neuroimaging visit (convergent validity) — were conducted if primary findings were significant.</w:t>
      </w:r>
    </w:p>
    <w:p w14:paraId="1EEAE854" w14:textId="47EC037E" w:rsidR="00E85ADC" w:rsidRPr="00215FAB" w:rsidRDefault="00E85ADC" w:rsidP="00E85ADC">
      <w:r w:rsidRPr="00E85ADC">
        <w:rPr>
          <w:b/>
          <w:bCs/>
        </w:rPr>
        <w:t xml:space="preserve">Covariates. </w:t>
      </w:r>
      <w:r w:rsidRPr="00215FAB">
        <w:t>All fMRI analyses controlled for age at the neuroscience visit (C5PAGE), biological sex, twin status, and race/ethnicity (dummy-coded, reference = White). Diary-outcome models additionally controlled for the number of complete diary days and the time interval in months between the P2 daily diary wave and the P5 neuroimaging visit</w:t>
      </w:r>
      <w:r w:rsidR="00215FAB">
        <w:t>.</w:t>
      </w:r>
    </w:p>
    <w:p w14:paraId="6BB7BEDF" w14:textId="34DF8F38" w:rsidR="00E85ADC" w:rsidRPr="003720E9" w:rsidRDefault="00E85ADC" w:rsidP="00E85ADC">
      <w:pPr>
        <w:rPr>
          <w:b/>
          <w:bCs/>
        </w:rPr>
      </w:pPr>
      <w:r w:rsidRPr="00E85ADC">
        <w:rPr>
          <w:b/>
          <w:bCs/>
        </w:rPr>
        <w:t xml:space="preserve">Inference. </w:t>
      </w:r>
      <w:r w:rsidRPr="00215FAB">
        <w:t>Analyses with pre-specified directional hypotheses (Analyses 02–05) used one-tailed tests. When the observed effect was in the predicted direction, p-one = p-two / 2; when the effect was in the opposite direction, p-one = 1 − p-two / 2. Moderation analyses (Analyses 06–07) used two-tailed tests throughout, due to the lack of clear directional relationship in preliminary analyses.</w:t>
      </w:r>
    </w:p>
    <w:p w14:paraId="78B10C4D" w14:textId="5FBE8461" w:rsidR="00D01271" w:rsidRDefault="00320DE9">
      <w:pPr>
        <w:rPr>
          <w:b/>
          <w:bCs/>
        </w:rPr>
      </w:pPr>
      <w:r>
        <w:rPr>
          <w:b/>
          <w:bCs/>
        </w:rPr>
        <w:t>Results</w:t>
      </w:r>
    </w:p>
    <w:p w14:paraId="1464A8CF" w14:textId="2467C955" w:rsidR="003319AA" w:rsidRDefault="003319AA">
      <w:pPr>
        <w:rPr>
          <w:b/>
          <w:bCs/>
        </w:rPr>
      </w:pPr>
      <w:r>
        <w:rPr>
          <w:b/>
          <w:bCs/>
        </w:rPr>
        <w:t xml:space="preserve">Convergence of </w:t>
      </w:r>
      <w:ins w:id="37" w:author="James J. Gross" w:date="2026-04-21T13:55:00Z" w16du:dateUtc="2026-04-21T20:55:00Z">
        <w:r w:rsidR="002000DB">
          <w:rPr>
            <w:b/>
            <w:bCs/>
          </w:rPr>
          <w:t>A</w:t>
        </w:r>
      </w:ins>
      <w:del w:id="38" w:author="James J. Gross" w:date="2026-04-21T13:55:00Z" w16du:dateUtc="2026-04-21T20:55:00Z">
        <w:r w:rsidDel="002000DB">
          <w:rPr>
            <w:b/>
            <w:bCs/>
          </w:rPr>
          <w:delText>a</w:delText>
        </w:r>
      </w:del>
      <w:r>
        <w:rPr>
          <w:b/>
          <w:bCs/>
        </w:rPr>
        <w:t xml:space="preserve">ffect </w:t>
      </w:r>
      <w:ins w:id="39" w:author="James J. Gross" w:date="2026-04-21T13:56:00Z" w16du:dateUtc="2026-04-21T20:56:00Z">
        <w:r w:rsidR="002000DB">
          <w:rPr>
            <w:b/>
            <w:bCs/>
          </w:rPr>
          <w:t>M</w:t>
        </w:r>
      </w:ins>
      <w:del w:id="40" w:author="James J. Gross" w:date="2026-04-21T13:56:00Z" w16du:dateUtc="2026-04-21T20:56:00Z">
        <w:r w:rsidDel="002000DB">
          <w:rPr>
            <w:b/>
            <w:bCs/>
          </w:rPr>
          <w:delText>m</w:delText>
        </w:r>
      </w:del>
      <w:r>
        <w:rPr>
          <w:b/>
          <w:bCs/>
        </w:rPr>
        <w:t>easures</w:t>
      </w:r>
    </w:p>
    <w:p w14:paraId="2F0B83A4" w14:textId="750AD075" w:rsidR="003319AA" w:rsidRPr="003319AA" w:rsidRDefault="003319AA">
      <w:r w:rsidRPr="003319AA">
        <w:t>Daily diary PA and NA scores were moderately associated with their matched PANAS counterparts across all three methods (rs = .34–.40, all ps &lt; .001), supporting convergent validity of the two affect instruments but suggesting each captures unique variance in affect.</w:t>
      </w:r>
    </w:p>
    <w:p w14:paraId="19B7F28D" w14:textId="7219614D" w:rsidR="00D20324" w:rsidRDefault="00D20324" w:rsidP="00D20324">
      <w:pPr>
        <w:rPr>
          <w:b/>
          <w:bCs/>
        </w:rPr>
      </w:pPr>
      <w:r>
        <w:rPr>
          <w:b/>
          <w:bCs/>
        </w:rPr>
        <w:t xml:space="preserve">Task-related </w:t>
      </w:r>
      <w:ins w:id="41" w:author="James J. Gross" w:date="2026-04-21T13:56:00Z" w16du:dateUtc="2026-04-21T20:56:00Z">
        <w:r w:rsidR="002000DB">
          <w:rPr>
            <w:b/>
            <w:bCs/>
          </w:rPr>
          <w:t>A</w:t>
        </w:r>
      </w:ins>
      <w:del w:id="42" w:author="James J. Gross" w:date="2026-04-21T13:56:00Z" w16du:dateUtc="2026-04-21T20:56:00Z">
        <w:r w:rsidDel="002000DB">
          <w:rPr>
            <w:b/>
            <w:bCs/>
          </w:rPr>
          <w:delText>a</w:delText>
        </w:r>
      </w:del>
      <w:r>
        <w:rPr>
          <w:b/>
          <w:bCs/>
        </w:rPr>
        <w:t>ctivation and FC</w:t>
      </w:r>
      <w:r w:rsidR="001B5733">
        <w:rPr>
          <w:b/>
          <w:bCs/>
        </w:rPr>
        <w:t xml:space="preserve"> (final fMRI-only sample)</w:t>
      </w:r>
    </w:p>
    <w:p w14:paraId="40E0C24C" w14:textId="77777777" w:rsidR="00D20324" w:rsidRPr="00BC7F95" w:rsidRDefault="00D20324" w:rsidP="00D20324">
      <w:r w:rsidRPr="00BC7F95">
        <w:t xml:space="preserve">To confirm that the task elicited the expected pattern of neural responses, we examined ROI activation and amygdala–vmPFC functional connectivity during image trials using one-sample t-tests (vs. zero) and paired t-tests comparing </w:t>
      </w:r>
      <w:commentRangeStart w:id="43"/>
      <w:r w:rsidRPr="00BC7F95">
        <w:t>negative versus neutral and negative versus positive conditions.</w:t>
      </w:r>
      <w:commentRangeEnd w:id="43"/>
      <w:r w:rsidR="008D7E5C" w:rsidRPr="00BC7F95">
        <w:rPr>
          <w:rStyle w:val="CommentReference"/>
          <w:sz w:val="24"/>
          <w:szCs w:val="24"/>
        </w:rPr>
        <w:commentReference w:id="43"/>
      </w:r>
    </w:p>
    <w:p w14:paraId="098AA47F" w14:textId="7D4ACEFA" w:rsidR="00D20324" w:rsidRPr="00BC7F95" w:rsidRDefault="00D20324" w:rsidP="00D20324">
      <w:r w:rsidRPr="000751D2">
        <w:rPr>
          <w:b/>
          <w:bCs/>
        </w:rPr>
        <w:t xml:space="preserve">ROI </w:t>
      </w:r>
      <w:ins w:id="44" w:author="James J. Gross" w:date="2026-04-21T13:56:00Z" w16du:dateUtc="2026-04-21T20:56:00Z">
        <w:r w:rsidR="002000DB">
          <w:rPr>
            <w:b/>
            <w:bCs/>
          </w:rPr>
          <w:t>a</w:t>
        </w:r>
      </w:ins>
      <w:del w:id="45" w:author="James J. Gross" w:date="2026-04-21T13:56:00Z" w16du:dateUtc="2026-04-21T20:56:00Z">
        <w:r w:rsidRPr="000751D2" w:rsidDel="002000DB">
          <w:rPr>
            <w:b/>
            <w:bCs/>
          </w:rPr>
          <w:delText>A</w:delText>
        </w:r>
      </w:del>
      <w:r w:rsidRPr="000751D2">
        <w:rPr>
          <w:b/>
          <w:bCs/>
        </w:rPr>
        <w:t>ctivations.</w:t>
      </w:r>
      <w:r w:rsidRPr="00BC7F95">
        <w:t xml:space="preserve"> Both amygdalae showed significant positive activation across all three conditions (all ps &lt; .001; right &gt; left in magnitude). Left amygdala activation was significantly greater for negative than neutral images, t(127) = 4.00, p &lt; .001, but did not differ between negative and positive images, t(127) = 0.99, p = .325. Right amygdala </w:t>
      </w:r>
      <w:r w:rsidRPr="00BC7F95">
        <w:lastRenderedPageBreak/>
        <w:t>activation was significantly greater for negative than both neutral, t(127) = 4.93, p &lt; .001, and positive images, t(127) = 2.67, p = .009. Anterior vmPFC showed significant negative activation (deactivation) during negative, t(127) = −4.03, p &lt; .001, and neutral trials, t(127) = −2.93, p = .004, but not positive trials, t(127) = −1.49, p = .140. Anterior vmPFC deactivation was significantly stronger during negative than positive trials, t(127) = −3.12, p = .002. Posterior vmPFC did not show reliable activation or deactivation in any condition (all ps &gt; .21) and did not differ across conditions (all ps &gt; .75).</w:t>
      </w:r>
    </w:p>
    <w:p w14:paraId="42F8B1F2" w14:textId="567D15A5" w:rsidR="006F3497" w:rsidRDefault="00D20324">
      <w:r w:rsidRPr="007630BA">
        <w:rPr>
          <w:b/>
          <w:bCs/>
        </w:rPr>
        <w:t xml:space="preserve">Amygdala–vmPFC </w:t>
      </w:r>
      <w:ins w:id="46" w:author="James J. Gross" w:date="2026-04-21T13:56:00Z" w16du:dateUtc="2026-04-21T20:56:00Z">
        <w:r w:rsidR="002000DB">
          <w:rPr>
            <w:b/>
            <w:bCs/>
          </w:rPr>
          <w:t>f</w:t>
        </w:r>
      </w:ins>
      <w:del w:id="47" w:author="James J. Gross" w:date="2026-04-21T13:56:00Z" w16du:dateUtc="2026-04-21T20:56:00Z">
        <w:r w:rsidRPr="007630BA" w:rsidDel="002000DB">
          <w:rPr>
            <w:b/>
            <w:bCs/>
          </w:rPr>
          <w:delText>F</w:delText>
        </w:r>
      </w:del>
      <w:r w:rsidRPr="007630BA">
        <w:rPr>
          <w:b/>
          <w:bCs/>
        </w:rPr>
        <w:t xml:space="preserve">unctional </w:t>
      </w:r>
      <w:ins w:id="48" w:author="James J. Gross" w:date="2026-04-21T13:56:00Z" w16du:dateUtc="2026-04-21T20:56:00Z">
        <w:r w:rsidR="002000DB">
          <w:rPr>
            <w:b/>
            <w:bCs/>
          </w:rPr>
          <w:t>c</w:t>
        </w:r>
      </w:ins>
      <w:del w:id="49" w:author="James J. Gross" w:date="2026-04-21T13:56:00Z" w16du:dateUtc="2026-04-21T20:56:00Z">
        <w:r w:rsidRPr="007630BA" w:rsidDel="002000DB">
          <w:rPr>
            <w:b/>
            <w:bCs/>
          </w:rPr>
          <w:delText>C</w:delText>
        </w:r>
      </w:del>
      <w:r w:rsidRPr="007630BA">
        <w:rPr>
          <w:b/>
          <w:bCs/>
        </w:rPr>
        <w:t>onnectivity.</w:t>
      </w:r>
      <w:r w:rsidRPr="00BC7F95">
        <w:t xml:space="preserve"> All amygdala–vmPFC connections showed significant positive task-evoked connectivity across all three conditions (all ps &lt; .001), confirming reliable task-based co-activation. Connectivity did not differ significantly between negative and neutral conditions for any connection (all ps &gt; .06). The only </w:t>
      </w:r>
      <w:r>
        <w:t xml:space="preserve">significant </w:t>
      </w:r>
      <w:r w:rsidRPr="00BC7F95">
        <w:t xml:space="preserve">condition contrast was left amygdala–posterior vmPFC, which showed marginally lower connectivity during negative than positive trials, t(127) = −2.05, p = .042; all other contrasts were non-significant (all ps &gt; .17). These results indicate that amygdala–vmPFC coupling was present across emotional conditions but was not specifically enhanced during negative </w:t>
      </w:r>
      <w:commentRangeStart w:id="50"/>
      <w:r w:rsidRPr="00BC7F95">
        <w:t>stimulation</w:t>
      </w:r>
      <w:commentRangeEnd w:id="50"/>
      <w:r w:rsidR="002000DB" w:rsidRPr="00BC7F95">
        <w:rPr>
          <w:rStyle w:val="CommentReference"/>
          <w:sz w:val="24"/>
          <w:szCs w:val="24"/>
        </w:rPr>
        <w:commentReference w:id="50"/>
      </w:r>
      <w:r w:rsidRPr="00BC7F95">
        <w:t>.</w:t>
      </w:r>
    </w:p>
    <w:p w14:paraId="2B40BB3B" w14:textId="6F81E393" w:rsidR="00D456F0" w:rsidRDefault="00D456F0">
      <w:pPr>
        <w:rPr>
          <w:b/>
          <w:bCs/>
        </w:rPr>
      </w:pPr>
      <w:r>
        <w:rPr>
          <w:b/>
          <w:bCs/>
        </w:rPr>
        <w:t xml:space="preserve">Relationship </w:t>
      </w:r>
      <w:ins w:id="51" w:author="James J. Gross" w:date="2026-04-21T13:56:00Z" w16du:dateUtc="2026-04-21T20:56:00Z">
        <w:r w:rsidR="002000DB">
          <w:rPr>
            <w:b/>
            <w:bCs/>
          </w:rPr>
          <w:t>B</w:t>
        </w:r>
      </w:ins>
      <w:del w:id="52" w:author="James J. Gross" w:date="2026-04-21T13:56:00Z" w16du:dateUtc="2026-04-21T20:56:00Z">
        <w:r w:rsidDel="002000DB">
          <w:rPr>
            <w:b/>
            <w:bCs/>
          </w:rPr>
          <w:delText>b</w:delText>
        </w:r>
      </w:del>
      <w:r>
        <w:rPr>
          <w:b/>
          <w:bCs/>
        </w:rPr>
        <w:t xml:space="preserve">etween </w:t>
      </w:r>
      <w:ins w:id="53" w:author="James J. Gross" w:date="2026-04-21T13:56:00Z" w16du:dateUtc="2026-04-21T20:56:00Z">
        <w:r w:rsidR="002000DB">
          <w:rPr>
            <w:b/>
            <w:bCs/>
          </w:rPr>
          <w:t>A</w:t>
        </w:r>
      </w:ins>
      <w:del w:id="54" w:author="James J. Gross" w:date="2026-04-21T13:56:00Z" w16du:dateUtc="2026-04-21T20:56:00Z">
        <w:r w:rsidDel="002000DB">
          <w:rPr>
            <w:b/>
            <w:bCs/>
          </w:rPr>
          <w:delText>a</w:delText>
        </w:r>
      </w:del>
      <w:r>
        <w:rPr>
          <w:b/>
          <w:bCs/>
        </w:rPr>
        <w:t xml:space="preserve">nterior and </w:t>
      </w:r>
      <w:ins w:id="55" w:author="James J. Gross" w:date="2026-04-21T13:56:00Z" w16du:dateUtc="2026-04-21T20:56:00Z">
        <w:r w:rsidR="002000DB">
          <w:rPr>
            <w:b/>
            <w:bCs/>
          </w:rPr>
          <w:t>P</w:t>
        </w:r>
      </w:ins>
      <w:del w:id="56" w:author="James J. Gross" w:date="2026-04-21T13:56:00Z" w16du:dateUtc="2026-04-21T20:56:00Z">
        <w:r w:rsidDel="002000DB">
          <w:rPr>
            <w:b/>
            <w:bCs/>
          </w:rPr>
          <w:delText>p</w:delText>
        </w:r>
      </w:del>
      <w:r>
        <w:rPr>
          <w:b/>
          <w:bCs/>
        </w:rPr>
        <w:t xml:space="preserve">osterior </w:t>
      </w:r>
      <w:ins w:id="57" w:author="James J. Gross" w:date="2026-04-21T13:56:00Z" w16du:dateUtc="2026-04-21T20:56:00Z">
        <w:r w:rsidR="002000DB">
          <w:rPr>
            <w:b/>
            <w:bCs/>
          </w:rPr>
          <w:t>V</w:t>
        </w:r>
      </w:ins>
      <w:del w:id="58" w:author="James J. Gross" w:date="2026-04-21T13:56:00Z" w16du:dateUtc="2026-04-21T20:56:00Z">
        <w:r w:rsidDel="002000DB">
          <w:rPr>
            <w:b/>
            <w:bCs/>
          </w:rPr>
          <w:delText>v</w:delText>
        </w:r>
      </w:del>
      <w:r>
        <w:rPr>
          <w:b/>
          <w:bCs/>
        </w:rPr>
        <w:t>mPFC</w:t>
      </w:r>
    </w:p>
    <w:p w14:paraId="6657EA82" w14:textId="68EE7C1E" w:rsidR="00D456F0" w:rsidRDefault="00D456F0">
      <w:r w:rsidRPr="00D456F0">
        <w:t xml:space="preserve">Across all three measurement methods (activation, persistence, and task-based functional connectivity) and all three emotion conditions, anterior and posterior vmPFC showed moderate but not redundant within-participant correlations (rs = .46–.64, all p &lt; .001). Shared variance ranged from approximately 21–41%, indicating that while the two regions track broadly similar signals, each retains substantial unique variance. The pattern was consistent across conditions, suggesting this reflects a stable property of the two ROIs rather than condition-specific overlap. </w:t>
      </w:r>
    </w:p>
    <w:p w14:paraId="60F8D65F" w14:textId="2AC72404" w:rsidR="009146EB" w:rsidRPr="009146EB" w:rsidRDefault="009146EB">
      <w:pPr>
        <w:rPr>
          <w:b/>
          <w:bCs/>
        </w:rPr>
      </w:pPr>
      <w:r>
        <w:rPr>
          <w:b/>
          <w:bCs/>
        </w:rPr>
        <w:t xml:space="preserve">Age and </w:t>
      </w:r>
      <w:ins w:id="59" w:author="James J. Gross" w:date="2026-04-21T13:55:00Z" w16du:dateUtc="2026-04-21T20:55:00Z">
        <w:r w:rsidR="002000DB">
          <w:rPr>
            <w:b/>
            <w:bCs/>
          </w:rPr>
          <w:t>A</w:t>
        </w:r>
      </w:ins>
      <w:del w:id="60" w:author="James J. Gross" w:date="2026-04-21T13:55:00Z" w16du:dateUtc="2026-04-21T20:55:00Z">
        <w:r w:rsidDel="002000DB">
          <w:rPr>
            <w:b/>
            <w:bCs/>
          </w:rPr>
          <w:delText>a</w:delText>
        </w:r>
      </w:del>
      <w:r>
        <w:rPr>
          <w:b/>
          <w:bCs/>
        </w:rPr>
        <w:t>ffect</w:t>
      </w:r>
    </w:p>
    <w:p w14:paraId="190C7842" w14:textId="0FED1EF7" w:rsidR="009146EB" w:rsidRPr="009146EB" w:rsidRDefault="008B01B6" w:rsidP="009146EB">
      <w:pPr>
        <w:rPr>
          <w:b/>
          <w:bCs/>
        </w:rPr>
      </w:pPr>
      <w:r>
        <w:rPr>
          <w:b/>
          <w:bCs/>
        </w:rPr>
        <w:t>D</w:t>
      </w:r>
      <w:r w:rsidR="009146EB" w:rsidRPr="009146EB">
        <w:rPr>
          <w:b/>
          <w:bCs/>
        </w:rPr>
        <w:t>iary</w:t>
      </w:r>
      <w:r>
        <w:rPr>
          <w:b/>
          <w:bCs/>
        </w:rPr>
        <w:t>-only</w:t>
      </w:r>
      <w:r w:rsidR="009146EB" w:rsidRPr="009146EB">
        <w:rPr>
          <w:b/>
          <w:bCs/>
        </w:rPr>
        <w:t xml:space="preserve"> sample. </w:t>
      </w:r>
      <w:r w:rsidR="009146EB" w:rsidRPr="009146EB">
        <w:t xml:space="preserve">Older age was associated with higher PA </w:t>
      </w:r>
      <w:r w:rsidR="00DA1B68">
        <w:t>(</w:t>
      </w:r>
      <w:r w:rsidR="009146EB" w:rsidRPr="009146EB">
        <w:t>z = 4.91, p &lt; .001</w:t>
      </w:r>
      <w:r w:rsidR="00DA1B68">
        <w:t>)</w:t>
      </w:r>
      <w:r w:rsidR="009146EB" w:rsidRPr="009146EB">
        <w:t>. Older age was also associated with lower NA</w:t>
      </w:r>
      <w:r w:rsidR="00560CAD">
        <w:t xml:space="preserve"> (</w:t>
      </w:r>
      <w:r w:rsidR="009146EB" w:rsidRPr="009146EB">
        <w:t>z = -4.07, p &lt; .001</w:t>
      </w:r>
      <w:r w:rsidR="00560CAD">
        <w:t xml:space="preserve">) and </w:t>
      </w:r>
      <w:r w:rsidR="009146EB" w:rsidRPr="009146EB">
        <w:t xml:space="preserve">log-transformed NA </w:t>
      </w:r>
      <w:r w:rsidR="00560CAD">
        <w:t>(</w:t>
      </w:r>
      <w:r w:rsidR="009146EB" w:rsidRPr="009146EB">
        <w:t>z = -5.28, p &lt; .001</w:t>
      </w:r>
      <w:r w:rsidR="00560CAD">
        <w:t>)</w:t>
      </w:r>
      <w:r w:rsidR="009146EB" w:rsidRPr="009146EB">
        <w:t>.</w:t>
      </w:r>
    </w:p>
    <w:p w14:paraId="3849B6D5" w14:textId="474C0923" w:rsidR="009146EB" w:rsidRPr="009146EB" w:rsidRDefault="00C90B12" w:rsidP="009146EB">
      <w:r>
        <w:rPr>
          <w:b/>
          <w:bCs/>
        </w:rPr>
        <w:t>Diary + Neuroscience sample</w:t>
      </w:r>
      <w:r w:rsidR="009146EB" w:rsidRPr="009146EB">
        <w:rPr>
          <w:b/>
          <w:bCs/>
        </w:rPr>
        <w:t xml:space="preserve"> </w:t>
      </w:r>
      <w:r w:rsidR="000912A4">
        <w:rPr>
          <w:b/>
          <w:bCs/>
        </w:rPr>
        <w:t>(</w:t>
      </w:r>
      <w:r>
        <w:rPr>
          <w:b/>
          <w:bCs/>
        </w:rPr>
        <w:t>no fMRI</w:t>
      </w:r>
      <w:r w:rsidR="000912A4">
        <w:rPr>
          <w:b/>
          <w:bCs/>
        </w:rPr>
        <w:t>)</w:t>
      </w:r>
      <w:r w:rsidR="009146EB" w:rsidRPr="009146EB">
        <w:rPr>
          <w:b/>
          <w:bCs/>
        </w:rPr>
        <w:t xml:space="preserve">. </w:t>
      </w:r>
      <w:r w:rsidR="009146EB" w:rsidRPr="009146EB">
        <w:t xml:space="preserve">Effects for PA were not significant </w:t>
      </w:r>
      <w:r w:rsidR="001B4564">
        <w:t>(</w:t>
      </w:r>
      <w:r w:rsidR="009146EB" w:rsidRPr="009146EB">
        <w:t xml:space="preserve">z = 1.23, p = .110). No significant effect was observed for untransformed NA </w:t>
      </w:r>
      <w:r w:rsidR="003F73DC">
        <w:t>(</w:t>
      </w:r>
      <w:r w:rsidR="009146EB" w:rsidRPr="009146EB">
        <w:t>z = -0.82, p = .206</w:t>
      </w:r>
      <w:r w:rsidR="003F73DC">
        <w:t>)</w:t>
      </w:r>
      <w:r w:rsidR="002F32B4">
        <w:t xml:space="preserve">, although </w:t>
      </w:r>
      <w:r w:rsidR="009146EB" w:rsidRPr="009146EB">
        <w:t>a significant age-related reduction was observed</w:t>
      </w:r>
      <w:r w:rsidR="002F32B4">
        <w:t xml:space="preserve"> for log</w:t>
      </w:r>
      <w:r w:rsidR="00C902E5">
        <w:t>-transformed</w:t>
      </w:r>
      <w:r w:rsidR="002F32B4">
        <w:t xml:space="preserve"> NA</w:t>
      </w:r>
      <w:r w:rsidR="009146EB" w:rsidRPr="009146EB">
        <w:t xml:space="preserve"> </w:t>
      </w:r>
      <w:r w:rsidR="002F32B4">
        <w:t>(</w:t>
      </w:r>
      <w:r w:rsidR="009146EB" w:rsidRPr="009146EB">
        <w:t>z = -2.22, p = .013</w:t>
      </w:r>
      <w:r w:rsidR="002F32B4">
        <w:t>)</w:t>
      </w:r>
      <w:r w:rsidR="009146EB" w:rsidRPr="009146EB">
        <w:t>.</w:t>
      </w:r>
    </w:p>
    <w:p w14:paraId="1C7BF47A" w14:textId="64B61B50" w:rsidR="009146EB" w:rsidRDefault="00B40C4B" w:rsidP="009146EB">
      <w:r>
        <w:rPr>
          <w:b/>
          <w:bCs/>
        </w:rPr>
        <w:t>Neuroscience sample (PANAS)</w:t>
      </w:r>
      <w:r w:rsidR="009146EB" w:rsidRPr="009146EB">
        <w:rPr>
          <w:b/>
          <w:bCs/>
        </w:rPr>
        <w:t xml:space="preserve">. </w:t>
      </w:r>
      <w:r w:rsidR="009146EB" w:rsidRPr="009146EB">
        <w:t xml:space="preserve">Age was not associated with PANAS PA </w:t>
      </w:r>
      <w:r w:rsidR="00891809">
        <w:t>(</w:t>
      </w:r>
      <w:r w:rsidR="001B4564">
        <w:t xml:space="preserve">z = -0.04, </w:t>
      </w:r>
      <w:r w:rsidR="009146EB" w:rsidRPr="009146EB">
        <w:t xml:space="preserve">p </w:t>
      </w:r>
      <w:r w:rsidR="001B4564">
        <w:t>=</w:t>
      </w:r>
      <w:r w:rsidR="009146EB" w:rsidRPr="009146EB">
        <w:t xml:space="preserve"> .5</w:t>
      </w:r>
      <w:r w:rsidR="001B4564">
        <w:t>17</w:t>
      </w:r>
      <w:r w:rsidR="00891809">
        <w:t xml:space="preserve">) or NA </w:t>
      </w:r>
      <w:r w:rsidR="009146EB" w:rsidRPr="009146EB">
        <w:t>(z = -1.54, p = .062</w:t>
      </w:r>
      <w:r w:rsidR="00560CAD" w:rsidRPr="009146EB">
        <w:t>)</w:t>
      </w:r>
      <w:r w:rsidR="00560CAD">
        <w:t xml:space="preserve"> but</w:t>
      </w:r>
      <w:r w:rsidR="00891809">
        <w:t xml:space="preserve"> was significantly </w:t>
      </w:r>
      <w:r w:rsidR="00CB2E03">
        <w:t>associated</w:t>
      </w:r>
      <w:r w:rsidR="00891809">
        <w:t xml:space="preserve"> with log-transformed NA (</w:t>
      </w:r>
      <w:r w:rsidR="009146EB" w:rsidRPr="009146EB">
        <w:t>z = -2.04, p = .021</w:t>
      </w:r>
      <w:r w:rsidR="00891809">
        <w:t>)</w:t>
      </w:r>
      <w:r w:rsidR="009146EB" w:rsidRPr="009146EB">
        <w:t xml:space="preserve">. </w:t>
      </w:r>
    </w:p>
    <w:p w14:paraId="48CE8AB6" w14:textId="4D15E0B1" w:rsidR="00DF3919" w:rsidRDefault="00B371C8" w:rsidP="00DF3919">
      <w:pPr>
        <w:keepNext/>
      </w:pPr>
      <w:r>
        <w:rPr>
          <w:noProof/>
        </w:rPr>
        <w:lastRenderedPageBreak/>
        <w:drawing>
          <wp:inline distT="0" distB="0" distL="0" distR="0" wp14:anchorId="5B59CAA1" wp14:editId="16ECA6C4">
            <wp:extent cx="5943600" cy="2590800"/>
            <wp:effectExtent l="0" t="0" r="0" b="0"/>
            <wp:docPr id="16897525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752558" name="Picture 168975255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590800"/>
                    </a:xfrm>
                    <a:prstGeom prst="rect">
                      <a:avLst/>
                    </a:prstGeom>
                  </pic:spPr>
                </pic:pic>
              </a:graphicData>
            </a:graphic>
          </wp:inline>
        </w:drawing>
      </w:r>
    </w:p>
    <w:p w14:paraId="7265178E" w14:textId="4FBCB1B1" w:rsidR="00641AD4" w:rsidRPr="009146EB" w:rsidRDefault="00DF3919" w:rsidP="00DF3919">
      <w:pPr>
        <w:pStyle w:val="Caption"/>
      </w:pPr>
      <w:r w:rsidRPr="00272139">
        <w:rPr>
          <w:b/>
          <w:bCs/>
        </w:rPr>
        <w:t>Figure 2. Left amygdala negative persistence predicts daily life affect.</w:t>
      </w:r>
      <w:r w:rsidRPr="00DF3919">
        <w:t xml:space="preserve"> Scatterplots show the relationship between left amygdala negative persistence (Fisher z-transformed cross-run spatial correlation) and (A) daily positive affect and (B) daily negative affect in the </w:t>
      </w:r>
      <w:r w:rsidR="00386D40">
        <w:t>final</w:t>
      </w:r>
      <w:r w:rsidRPr="00DF3919">
        <w:t xml:space="preserve"> diary+fMRI sample. </w:t>
      </w:r>
      <w:r w:rsidR="000347CD">
        <w:t>Residualized scatterplots</w:t>
      </w:r>
      <w:r w:rsidRPr="00DF3919">
        <w:t xml:space="preserve"> </w:t>
      </w:r>
      <w:r w:rsidR="000347CD">
        <w:t>are shown for</w:t>
      </w:r>
      <w:r w:rsidRPr="00DF3919">
        <w:t xml:space="preserve"> visualization purposes; all findings are interpreted based on multilevel modelin</w:t>
      </w:r>
      <w:r w:rsidR="000347CD">
        <w:t>g</w:t>
      </w:r>
      <w:r w:rsidR="00B74494">
        <w:t>: effects were significant for daily positive affect (z = −1.746, p = .040) and daily negative affect (z = 2.287, p = .011).</w:t>
      </w:r>
    </w:p>
    <w:p w14:paraId="3E5D186F" w14:textId="0A674633" w:rsidR="009A07C6" w:rsidRDefault="006F3497" w:rsidP="009A07C6">
      <w:pPr>
        <w:rPr>
          <w:b/>
          <w:bCs/>
        </w:rPr>
      </w:pPr>
      <w:r>
        <w:rPr>
          <w:b/>
          <w:bCs/>
        </w:rPr>
        <w:t xml:space="preserve">Persistence and </w:t>
      </w:r>
      <w:ins w:id="61" w:author="James J. Gross" w:date="2026-04-21T13:54:00Z" w16du:dateUtc="2026-04-21T20:54:00Z">
        <w:r w:rsidR="002000DB">
          <w:rPr>
            <w:b/>
            <w:bCs/>
          </w:rPr>
          <w:t>A</w:t>
        </w:r>
      </w:ins>
      <w:del w:id="62" w:author="James J. Gross" w:date="2026-04-21T13:54:00Z" w16du:dateUtc="2026-04-21T20:54:00Z">
        <w:r w:rsidDel="002000DB">
          <w:rPr>
            <w:b/>
            <w:bCs/>
          </w:rPr>
          <w:delText>a</w:delText>
        </w:r>
      </w:del>
      <w:r>
        <w:rPr>
          <w:b/>
          <w:bCs/>
        </w:rPr>
        <w:t>ffect</w:t>
      </w:r>
    </w:p>
    <w:p w14:paraId="4D401B9D" w14:textId="50B94982" w:rsidR="002C4E3B" w:rsidRDefault="002C4E3B" w:rsidP="002C4E3B">
      <w:r w:rsidRPr="002C4E3B">
        <w:rPr>
          <w:b/>
          <w:bCs/>
        </w:rPr>
        <w:t xml:space="preserve">Primary </w:t>
      </w:r>
      <w:ins w:id="63" w:author="James J. Gross" w:date="2026-04-21T13:54:00Z" w16du:dateUtc="2026-04-21T20:54:00Z">
        <w:r w:rsidR="002000DB">
          <w:rPr>
            <w:b/>
            <w:bCs/>
          </w:rPr>
          <w:t>f</w:t>
        </w:r>
      </w:ins>
      <w:del w:id="64" w:author="James J. Gross" w:date="2026-04-21T13:54:00Z" w16du:dateUtc="2026-04-21T20:54:00Z">
        <w:r w:rsidRPr="002C4E3B" w:rsidDel="002000DB">
          <w:rPr>
            <w:b/>
            <w:bCs/>
          </w:rPr>
          <w:delText>F</w:delText>
        </w:r>
      </w:del>
      <w:r w:rsidRPr="002C4E3B">
        <w:rPr>
          <w:b/>
          <w:bCs/>
        </w:rPr>
        <w:t>indings.</w:t>
      </w:r>
      <w:r>
        <w:t xml:space="preserve"> Greater left amygdala negative persistence was </w:t>
      </w:r>
      <w:r w:rsidR="00B4469D">
        <w:t xml:space="preserve">significantly </w:t>
      </w:r>
      <w:r>
        <w:t xml:space="preserve">associated with lower daily positive affect </w:t>
      </w:r>
      <w:r w:rsidR="00B4469D">
        <w:t>(</w:t>
      </w:r>
      <w:r>
        <w:t>z = −1.746, p = .040</w:t>
      </w:r>
      <w:r w:rsidR="00B4469D">
        <w:t>)</w:t>
      </w:r>
      <w:r>
        <w:t xml:space="preserve">. Greater persistence was also associated with higher daily negative affect </w:t>
      </w:r>
      <w:r w:rsidR="00B7620B">
        <w:t>(</w:t>
      </w:r>
      <w:r>
        <w:t>z = 2.287, p = .011</w:t>
      </w:r>
      <w:r w:rsidR="00B7620B">
        <w:t>), although the effect for log-transformed NA was not significant (</w:t>
      </w:r>
      <w:r>
        <w:t>z = 1.356, p = .088).</w:t>
      </w:r>
      <w:r w:rsidR="00B77236" w:rsidRPr="00B77236">
        <w:t xml:space="preserve"> </w:t>
      </w:r>
      <w:r w:rsidR="00815B56">
        <w:t>I</w:t>
      </w:r>
      <w:r w:rsidR="00B77236" w:rsidRPr="00B77236">
        <w:t xml:space="preserve">n a subsample </w:t>
      </w:r>
      <w:r w:rsidR="00AE1DF4">
        <w:t>with no overlap with the original paper (no</w:t>
      </w:r>
      <w:r w:rsidR="00B77236" w:rsidRPr="00B77236">
        <w:t xml:space="preserve"> MIDUS II neuroimaging </w:t>
      </w:r>
      <w:r w:rsidR="007E1810">
        <w:t>and</w:t>
      </w:r>
      <w:r w:rsidR="00B77236" w:rsidRPr="00B77236">
        <w:t xml:space="preserve"> daily diary data</w:t>
      </w:r>
      <w:r w:rsidR="008A76A4">
        <w:t xml:space="preserve">: </w:t>
      </w:r>
      <w:r w:rsidR="00B77236" w:rsidRPr="00B77236">
        <w:t xml:space="preserve">n = 54): left amygdala persistence predicted higher daily </w:t>
      </w:r>
      <w:r w:rsidR="0065273F">
        <w:t>NA</w:t>
      </w:r>
      <w:r w:rsidR="00B77236" w:rsidRPr="00B77236">
        <w:t xml:space="preserve"> </w:t>
      </w:r>
      <w:r w:rsidR="0065273F">
        <w:t>(</w:t>
      </w:r>
      <w:r w:rsidR="007703EF">
        <w:t xml:space="preserve">z = 1.95, </w:t>
      </w:r>
      <w:r w:rsidR="00B77236" w:rsidRPr="00B77236">
        <w:t xml:space="preserve">p = .025) </w:t>
      </w:r>
      <w:r w:rsidR="0065273F">
        <w:t>but not lower PA</w:t>
      </w:r>
      <w:r w:rsidR="00B77236" w:rsidRPr="00B77236">
        <w:t xml:space="preserve"> (</w:t>
      </w:r>
      <w:r w:rsidR="007703EF">
        <w:t xml:space="preserve">z = -1.07, </w:t>
      </w:r>
      <w:r w:rsidR="00B77236" w:rsidRPr="00B77236">
        <w:t>p = .143)</w:t>
      </w:r>
      <w:r w:rsidR="0082659E">
        <w:t xml:space="preserve"> or </w:t>
      </w:r>
      <w:r w:rsidR="00943BC4" w:rsidRPr="00943BC4">
        <w:t xml:space="preserve">log-transformed NA </w:t>
      </w:r>
      <w:r w:rsidR="0082659E">
        <w:t>(</w:t>
      </w:r>
      <w:r w:rsidR="007703EF">
        <w:t xml:space="preserve">z = 0.90, </w:t>
      </w:r>
      <w:r w:rsidR="00943BC4" w:rsidRPr="00943BC4">
        <w:t xml:space="preserve">p </w:t>
      </w:r>
      <w:r w:rsidR="007703EF">
        <w:t>=</w:t>
      </w:r>
      <w:r w:rsidR="00943BC4" w:rsidRPr="00943BC4">
        <w:t xml:space="preserve"> .1</w:t>
      </w:r>
      <w:r w:rsidR="007703EF">
        <w:t>85</w:t>
      </w:r>
      <w:r w:rsidR="00943BC4" w:rsidRPr="00943BC4">
        <w:t>)</w:t>
      </w:r>
      <w:r w:rsidR="00B77236" w:rsidRPr="00B77236">
        <w:t>.</w:t>
      </w:r>
      <w:r w:rsidR="004E06B9">
        <w:t xml:space="preserve"> These findings </w:t>
      </w:r>
      <w:r w:rsidR="004A6AD4">
        <w:t xml:space="preserve">suggest that the effects were attenuated in the reduced sample but largely support </w:t>
      </w:r>
      <w:r w:rsidR="003F05B9">
        <w:t>the</w:t>
      </w:r>
      <w:r w:rsidR="004A6AD4">
        <w:t xml:space="preserve"> primary findings</w:t>
      </w:r>
      <w:r w:rsidR="004E06B9">
        <w:t xml:space="preserve">. </w:t>
      </w:r>
    </w:p>
    <w:p w14:paraId="7EACED40" w14:textId="53C19578" w:rsidR="002C4E3B" w:rsidRDefault="002C4E3B" w:rsidP="002C4E3B">
      <w:pPr>
        <w:rPr>
          <w:b/>
          <w:bCs/>
        </w:rPr>
      </w:pPr>
      <w:r w:rsidRPr="002C4E3B">
        <w:rPr>
          <w:b/>
          <w:bCs/>
        </w:rPr>
        <w:t>Sensitivity Analyses</w:t>
      </w:r>
      <w:ins w:id="65" w:author="James J. Gross" w:date="2026-04-21T13:57:00Z" w16du:dateUtc="2026-04-21T20:57:00Z">
        <w:r w:rsidR="002000DB">
          <w:rPr>
            <w:b/>
            <w:bCs/>
          </w:rPr>
          <w:t>.</w:t>
        </w:r>
      </w:ins>
      <w:del w:id="66" w:author="James J. Gross" w:date="2026-04-21T13:57:00Z" w16du:dateUtc="2026-04-21T20:57:00Z">
        <w:r w:rsidRPr="002C4E3B" w:rsidDel="002000DB">
          <w:rPr>
            <w:b/>
            <w:bCs/>
          </w:rPr>
          <w:delText>.</w:delText>
        </w:r>
      </w:del>
    </w:p>
    <w:p w14:paraId="7F2FAED5" w14:textId="4472D5D6" w:rsidR="008122B8" w:rsidRPr="0034743F" w:rsidRDefault="008122B8" w:rsidP="008122B8">
      <w:commentRangeStart w:id="67"/>
      <w:r w:rsidRPr="008122B8">
        <w:rPr>
          <w:b/>
          <w:bCs/>
        </w:rPr>
        <w:t>Right hemisphere specificity</w:t>
      </w:r>
      <w:commentRangeEnd w:id="67"/>
      <w:r w:rsidR="002000DB" w:rsidRPr="008122B8">
        <w:rPr>
          <w:rStyle w:val="CommentReference"/>
          <w:b/>
          <w:bCs/>
          <w:sz w:val="24"/>
          <w:szCs w:val="24"/>
        </w:rPr>
        <w:commentReference w:id="67"/>
      </w:r>
      <w:r w:rsidRPr="008122B8">
        <w:rPr>
          <w:b/>
          <w:bCs/>
        </w:rPr>
        <w:t xml:space="preserve">. </w:t>
      </w:r>
      <w:r w:rsidRPr="0034743F">
        <w:t>Replicating primary analyses using right amygdala negative persistence yielded no significant effects on daily negative affect (z = 0.15, p = .880) or positive affect (z = −1.52, p = .064), suggesting the primary findings are specific to the left amygdala.</w:t>
      </w:r>
    </w:p>
    <w:p w14:paraId="0633AEC7" w14:textId="6FAE36A9" w:rsidR="008122B8" w:rsidRPr="0034743F" w:rsidRDefault="008122B8" w:rsidP="008122B8">
      <w:r w:rsidRPr="008122B8">
        <w:rPr>
          <w:b/>
          <w:bCs/>
        </w:rPr>
        <w:t xml:space="preserve">Convergent validity (PANAS). </w:t>
      </w:r>
      <w:r w:rsidRPr="0034743F">
        <w:t>In the fMRI</w:t>
      </w:r>
      <w:r w:rsidR="0022525A">
        <w:t>-only</w:t>
      </w:r>
      <w:r w:rsidRPr="0034743F">
        <w:t xml:space="preserve"> sample) left amygdala negative persistence significantly predicted lower </w:t>
      </w:r>
      <w:r w:rsidR="009C6D18">
        <w:t>PANAS trait</w:t>
      </w:r>
      <w:r w:rsidRPr="0034743F">
        <w:t xml:space="preserve"> positive affect (z = −2.19, p = .014), consistent with the primary diary affect finding. Effects on PANAS negative affect were not significant (z = −0.23, p = .408; log-transformed: z = −0.42, p = .338).</w:t>
      </w:r>
    </w:p>
    <w:p w14:paraId="21B1E2C0" w14:textId="438FD0B9" w:rsidR="008122B8" w:rsidRPr="0034743F" w:rsidRDefault="008122B8" w:rsidP="008122B8">
      <w:r w:rsidRPr="008122B8">
        <w:rPr>
          <w:b/>
          <w:bCs/>
        </w:rPr>
        <w:lastRenderedPageBreak/>
        <w:t xml:space="preserve">vmPFC persistence (ROI-level). </w:t>
      </w:r>
      <w:r w:rsidRPr="0034743F">
        <w:t>Using mean vmPFC persistence, neither anterior nor posterior vmPFC persistence significantly predicted daily affect (all |z| &lt; 1.38, all p &gt; .085).</w:t>
      </w:r>
    </w:p>
    <w:p w14:paraId="082243ED" w14:textId="7AB0AABE" w:rsidR="008122B8" w:rsidRPr="0034743F" w:rsidRDefault="008122B8" w:rsidP="008122B8">
      <w:r w:rsidRPr="008122B8">
        <w:rPr>
          <w:b/>
          <w:bCs/>
        </w:rPr>
        <w:t xml:space="preserve">ROI activations. </w:t>
      </w:r>
      <w:r w:rsidRPr="0034743F">
        <w:t>Using amygdala and vmPFC activation magnitudes (rather than persistence scores) as predictors produced no significant effects on daily affect (all |z| &lt; 1.61, all p &gt; .109).</w:t>
      </w:r>
    </w:p>
    <w:p w14:paraId="4DCD6DF7" w14:textId="1EA6FD7C" w:rsidR="008122B8" w:rsidRPr="0034743F" w:rsidRDefault="008122B8" w:rsidP="008122B8">
      <w:r w:rsidRPr="008122B8">
        <w:rPr>
          <w:b/>
          <w:bCs/>
        </w:rPr>
        <w:t xml:space="preserve">Alternative persistence operationalization. </w:t>
      </w:r>
      <w:r w:rsidRPr="0034743F">
        <w:t>Concatenated-run persistence did not significantly predict daily negative affect (z = 1.10, p = .136) or positive affect (z = −1.09, p = .138). Positive persistence similarly showed no significant associations with negative affect (z = 0.35, p = .363) or positive affect (z = −1.11, p = .133; N = 80).</w:t>
      </w:r>
    </w:p>
    <w:p w14:paraId="340AF9B5" w14:textId="3D6523BD" w:rsidR="001507FC" w:rsidRPr="001507FC" w:rsidRDefault="001507FC" w:rsidP="00D20324">
      <w:pPr>
        <w:rPr>
          <w:b/>
          <w:bCs/>
        </w:rPr>
      </w:pPr>
      <w:r>
        <w:rPr>
          <w:b/>
          <w:bCs/>
        </w:rPr>
        <w:t xml:space="preserve">Age and </w:t>
      </w:r>
      <w:ins w:id="68" w:author="James J. Gross" w:date="2026-04-21T14:03:00Z" w16du:dateUtc="2026-04-21T21:03:00Z">
        <w:r w:rsidR="00A6358E">
          <w:rPr>
            <w:b/>
            <w:bCs/>
          </w:rPr>
          <w:t>P</w:t>
        </w:r>
      </w:ins>
      <w:del w:id="69" w:author="James J. Gross" w:date="2026-04-21T14:03:00Z" w16du:dateUtc="2026-04-21T21:03:00Z">
        <w:r w:rsidDel="00A6358E">
          <w:rPr>
            <w:b/>
            <w:bCs/>
          </w:rPr>
          <w:delText>p</w:delText>
        </w:r>
      </w:del>
      <w:r>
        <w:rPr>
          <w:b/>
          <w:bCs/>
        </w:rPr>
        <w:t>ersistence</w:t>
      </w:r>
    </w:p>
    <w:p w14:paraId="3677474C" w14:textId="3BAFD0F5" w:rsidR="002729D0" w:rsidRDefault="002729D0" w:rsidP="00E24520">
      <w:r w:rsidRPr="002729D0">
        <w:t xml:space="preserve">Contrary to our hypothesis, age was not significantly associated with left amygdala negative persistence </w:t>
      </w:r>
      <w:r w:rsidR="00BF5DE7">
        <w:t>(</w:t>
      </w:r>
      <w:r w:rsidRPr="002729D0">
        <w:t>z = −1.226, p = .110</w:t>
      </w:r>
      <w:r w:rsidR="00BF5DE7">
        <w:t>), a</w:t>
      </w:r>
      <w:r w:rsidRPr="002729D0">
        <w:t xml:space="preserve">lthough </w:t>
      </w:r>
      <w:r w:rsidR="00BF5DE7">
        <w:t xml:space="preserve">the </w:t>
      </w:r>
      <w:r w:rsidRPr="002729D0">
        <w:t xml:space="preserve">effect </w:t>
      </w:r>
      <w:r w:rsidR="00BF5DE7">
        <w:t>was</w:t>
      </w:r>
      <w:r w:rsidRPr="002729D0">
        <w:t xml:space="preserve"> in the expected direction (older age associated with lower persistence)</w:t>
      </w:r>
      <w:r w:rsidR="00BF5DE7">
        <w:t>.</w:t>
      </w:r>
    </w:p>
    <w:p w14:paraId="368CF6AA" w14:textId="493144A1" w:rsidR="00283811" w:rsidRDefault="00B524F2" w:rsidP="00283811">
      <w:pPr>
        <w:keepNext/>
      </w:pPr>
      <w:r>
        <w:rPr>
          <w:noProof/>
        </w:rPr>
        <w:drawing>
          <wp:inline distT="0" distB="0" distL="0" distR="0" wp14:anchorId="0222BF57" wp14:editId="0B59825D">
            <wp:extent cx="5943600" cy="2590800"/>
            <wp:effectExtent l="0" t="0" r="0" b="0"/>
            <wp:docPr id="16800640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064061" name="Picture 168006406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590800"/>
                    </a:xfrm>
                    <a:prstGeom prst="rect">
                      <a:avLst/>
                    </a:prstGeom>
                  </pic:spPr>
                </pic:pic>
              </a:graphicData>
            </a:graphic>
          </wp:inline>
        </w:drawing>
      </w:r>
    </w:p>
    <w:p w14:paraId="2C551447" w14:textId="4263E852" w:rsidR="00641AD4" w:rsidRPr="002729D0" w:rsidRDefault="00283811" w:rsidP="00283811">
      <w:pPr>
        <w:pStyle w:val="Caption"/>
      </w:pPr>
      <w:r w:rsidRPr="00283811">
        <w:rPr>
          <w:b/>
          <w:bCs/>
        </w:rPr>
        <w:t>Figure 3. Left amygdala–anterior vmPFC functional connectivity predicts daily life affect.</w:t>
      </w:r>
      <w:r w:rsidRPr="00283811">
        <w:t xml:space="preserve"> Scatterplots show the relationship between left amygdala–anterior vmPFC task-based functional connectivity during negative relative to neutral image viewing (neg−neu contrast, Fisher z) and (A) daily positive affect and (B) daily negative affect in the </w:t>
      </w:r>
      <w:r w:rsidR="0070370B">
        <w:t>final</w:t>
      </w:r>
      <w:r w:rsidRPr="00283811">
        <w:t xml:space="preserve"> diary+fMRI sample. </w:t>
      </w:r>
      <w:r w:rsidR="0070370B">
        <w:t>Residualized scatterplots</w:t>
      </w:r>
      <w:r w:rsidRPr="00283811">
        <w:t xml:space="preserve"> are shown for visualization purposes; all findings are interpreted based on multilevel modeling</w:t>
      </w:r>
      <w:r w:rsidR="003A4BE0">
        <w:t>: results were significant for negative affect (z = −2.893, p = .002) but not positive affect (z = 1.506, p = .066).</w:t>
      </w:r>
    </w:p>
    <w:p w14:paraId="0EC01786" w14:textId="7C1551AE" w:rsidR="00E24520" w:rsidRPr="00E24520" w:rsidRDefault="001507FC" w:rsidP="00E24520">
      <w:pPr>
        <w:rPr>
          <w:b/>
          <w:bCs/>
        </w:rPr>
      </w:pPr>
      <w:r w:rsidRPr="00777E3B">
        <w:rPr>
          <w:b/>
          <w:bCs/>
        </w:rPr>
        <w:t xml:space="preserve">FC and </w:t>
      </w:r>
      <w:ins w:id="70" w:author="James J. Gross" w:date="2026-04-21T14:04:00Z" w16du:dateUtc="2026-04-21T21:04:00Z">
        <w:r w:rsidR="00A6358E">
          <w:rPr>
            <w:b/>
            <w:bCs/>
          </w:rPr>
          <w:t>A</w:t>
        </w:r>
      </w:ins>
      <w:del w:id="71" w:author="James J. Gross" w:date="2026-04-21T14:04:00Z" w16du:dateUtc="2026-04-21T21:04:00Z">
        <w:r w:rsidRPr="00777E3B" w:rsidDel="00A6358E">
          <w:rPr>
            <w:b/>
            <w:bCs/>
          </w:rPr>
          <w:delText>a</w:delText>
        </w:r>
      </w:del>
      <w:r w:rsidRPr="00777E3B">
        <w:rPr>
          <w:b/>
          <w:bCs/>
        </w:rPr>
        <w:t>ffect</w:t>
      </w:r>
    </w:p>
    <w:p w14:paraId="06FE6B59" w14:textId="4AD9DD65" w:rsidR="0064312C" w:rsidRDefault="0064312C" w:rsidP="0064312C">
      <w:r>
        <w:t xml:space="preserve">Greater left anterior amygdala–vmPFC connectivity during negative relative to neutral image viewing was associated with lower </w:t>
      </w:r>
      <w:r w:rsidR="00E54E5A">
        <w:t>daily life</w:t>
      </w:r>
      <w:r>
        <w:t xml:space="preserve"> </w:t>
      </w:r>
      <w:r w:rsidR="00A03A5B">
        <w:t>negative affect</w:t>
      </w:r>
      <w:r>
        <w:t xml:space="preserve"> </w:t>
      </w:r>
      <w:r w:rsidR="004A190B">
        <w:t xml:space="preserve">(raw: z = −2.893, p = .002; log-tranformed: </w:t>
      </w:r>
      <w:r>
        <w:t>z = −1.938, p = .026</w:t>
      </w:r>
      <w:r w:rsidR="004A190B">
        <w:t>)</w:t>
      </w:r>
      <w:r w:rsidR="00727C27">
        <w:t xml:space="preserve"> but not positive affect </w:t>
      </w:r>
      <w:r>
        <w:t xml:space="preserve">(z = 1.506, p = .066). </w:t>
      </w:r>
      <w:r w:rsidR="00563F89">
        <w:t xml:space="preserve">The effects for </w:t>
      </w:r>
      <w:r w:rsidR="0006634E">
        <w:t xml:space="preserve">the posterior </w:t>
      </w:r>
      <w:r>
        <w:t xml:space="preserve">vmPFC </w:t>
      </w:r>
      <w:r w:rsidR="0006634E">
        <w:t>were weaker and non-significant across negative (raw: z = −</w:t>
      </w:r>
      <w:r w:rsidR="005238D9">
        <w:t>1.182</w:t>
      </w:r>
      <w:r w:rsidR="0006634E">
        <w:t>, p = .</w:t>
      </w:r>
      <w:r w:rsidR="005238D9">
        <w:t>119</w:t>
      </w:r>
      <w:r w:rsidR="0006634E">
        <w:t>; log-tranformed: z = −1.</w:t>
      </w:r>
      <w:r w:rsidR="005238D9">
        <w:t>533</w:t>
      </w:r>
      <w:r w:rsidR="0006634E">
        <w:t>, p = .0</w:t>
      </w:r>
      <w:r w:rsidR="005238D9">
        <w:t>63</w:t>
      </w:r>
      <w:r w:rsidR="0006634E">
        <w:t xml:space="preserve">) and positive affect (z = </w:t>
      </w:r>
      <w:r w:rsidR="005238D9">
        <w:t>-</w:t>
      </w:r>
      <w:r w:rsidR="00D02B80">
        <w:t>0.786</w:t>
      </w:r>
      <w:r w:rsidR="0006634E">
        <w:t>, p = .</w:t>
      </w:r>
      <w:r w:rsidR="005238D9">
        <w:t>432</w:t>
      </w:r>
      <w:r w:rsidR="0006634E">
        <w:t>).</w:t>
      </w:r>
    </w:p>
    <w:p w14:paraId="78AF7F42" w14:textId="7D2953B8" w:rsidR="0064312C" w:rsidRPr="0064312C" w:rsidRDefault="0064312C" w:rsidP="0064312C">
      <w:pPr>
        <w:rPr>
          <w:b/>
          <w:bCs/>
        </w:rPr>
      </w:pPr>
      <w:r w:rsidRPr="0064312C">
        <w:rPr>
          <w:b/>
          <w:bCs/>
        </w:rPr>
        <w:lastRenderedPageBreak/>
        <w:t>Sensitivity Analyses</w:t>
      </w:r>
    </w:p>
    <w:p w14:paraId="67D38F2F" w14:textId="50ADEEE6" w:rsidR="0064312C" w:rsidRDefault="00871239" w:rsidP="0064312C">
      <w:r w:rsidRPr="008122B8">
        <w:rPr>
          <w:b/>
          <w:bCs/>
        </w:rPr>
        <w:t>Convergent validity (PANAS)</w:t>
      </w:r>
      <w:r w:rsidR="0064312C" w:rsidRPr="0064312C">
        <w:rPr>
          <w:b/>
          <w:bCs/>
        </w:rPr>
        <w:t>.</w:t>
      </w:r>
      <w:r w:rsidR="0064312C">
        <w:t xml:space="preserve"> Left posterior amygdala–vmPFC connectivity was significantly associated with lower PANAS </w:t>
      </w:r>
      <w:r w:rsidR="007764BB">
        <w:t>negative affect</w:t>
      </w:r>
      <w:r w:rsidR="0064312C">
        <w:t xml:space="preserve"> </w:t>
      </w:r>
      <w:r w:rsidR="007764BB">
        <w:t>(</w:t>
      </w:r>
      <w:r w:rsidR="0064312C">
        <w:t>z = −2.320, p = .010</w:t>
      </w:r>
      <w:r w:rsidR="00A01E7E">
        <w:t>) and log-transformed negative affect</w:t>
      </w:r>
      <w:r w:rsidR="0064312C">
        <w:t xml:space="preserve">: </w:t>
      </w:r>
      <w:r w:rsidR="00A01E7E">
        <w:t xml:space="preserve">(z </w:t>
      </w:r>
      <w:r w:rsidR="0064312C">
        <w:t>= −2.249, p = .012</w:t>
      </w:r>
      <w:r w:rsidR="00A01E7E">
        <w:t>)</w:t>
      </w:r>
      <w:r w:rsidR="00755AA6">
        <w:t xml:space="preserve"> but not positive affect (z = 1.398, p = 0.081)</w:t>
      </w:r>
      <w:r w:rsidR="0064312C">
        <w:t xml:space="preserve">. </w:t>
      </w:r>
      <w:r w:rsidR="00EF0B14">
        <w:t>Effects for anterior vmPFC were weaker and non-significant across negative (raw: z = −1.</w:t>
      </w:r>
      <w:r w:rsidR="00A6475C">
        <w:t>401</w:t>
      </w:r>
      <w:r w:rsidR="00EF0B14">
        <w:t>, p = .</w:t>
      </w:r>
      <w:r w:rsidR="00A6475C">
        <w:t>081</w:t>
      </w:r>
      <w:r w:rsidR="00EF0B14">
        <w:t>; log-tranformed: z = −1.</w:t>
      </w:r>
      <w:r w:rsidR="00A6475C">
        <w:t>44</w:t>
      </w:r>
      <w:r w:rsidR="00EF0B14">
        <w:t>3, p = .0</w:t>
      </w:r>
      <w:r w:rsidR="00A6475C">
        <w:t>75</w:t>
      </w:r>
      <w:r w:rsidR="00EF0B14">
        <w:t>) and positive affect (z = -0.</w:t>
      </w:r>
      <w:r w:rsidR="00A6475C">
        <w:t>314</w:t>
      </w:r>
      <w:r w:rsidR="00EF0B14">
        <w:t>, p = .</w:t>
      </w:r>
      <w:r w:rsidR="00A6475C">
        <w:t>377</w:t>
      </w:r>
      <w:r w:rsidR="00EF0B14">
        <w:t>).</w:t>
      </w:r>
    </w:p>
    <w:p w14:paraId="4D826B93" w14:textId="31128A3B" w:rsidR="0064312C" w:rsidRDefault="0064312C" w:rsidP="0064312C">
      <w:r w:rsidRPr="0064312C">
        <w:rPr>
          <w:b/>
          <w:bCs/>
        </w:rPr>
        <w:t>Condition specificity.</w:t>
      </w:r>
      <w:r>
        <w:t xml:space="preserve"> Left amygdala–vmPFC connectivity during positive relative to neutral image viewing (pos − neu) did not predict PA or NA in any analysis (all ps &gt; .28), confirming that the negative-condition effect is not a generic feature of emotional modulation.</w:t>
      </w:r>
    </w:p>
    <w:p w14:paraId="1D421F8F" w14:textId="2F4DCE41" w:rsidR="0064312C" w:rsidRDefault="0064312C" w:rsidP="0064312C">
      <w:r w:rsidRPr="0064312C">
        <w:rPr>
          <w:b/>
          <w:bCs/>
        </w:rPr>
        <w:t>Hemisphere specificity.</w:t>
      </w:r>
      <w:r>
        <w:t xml:space="preserve"> Right amygdala–vmPFC neg − neu connectivity did not predict NA or PA for anterior or posterior ROIs (all ps &gt; .17). These results confirm left-lateralisation of the amygdala–vmPFC connectivity–affect association.</w:t>
      </w:r>
    </w:p>
    <w:p w14:paraId="131A5341" w14:textId="34FFB5BE" w:rsidR="00625BB6" w:rsidRDefault="0064312C" w:rsidP="0064312C">
      <w:r w:rsidRPr="0064312C">
        <w:rPr>
          <w:b/>
          <w:bCs/>
        </w:rPr>
        <w:t>Exploratory follow-up.</w:t>
      </w:r>
      <w:r>
        <w:t xml:space="preserve"> </w:t>
      </w:r>
      <w:r w:rsidR="004F1ED0">
        <w:t>Given previous theories suggesting anterior vmPFC signals safety and posterior vmPFC signals threat, along with preliminary findings that anterior vmPFC was more consistently associated with improved daily life affect, w</w:t>
      </w:r>
      <w:r w:rsidR="008F5328">
        <w:t xml:space="preserve">e also explored whether differential anterior-posterior connectivity (reflecting an anterior, or safety signaling, bias) was associated with affect. </w:t>
      </w:r>
      <w:r>
        <w:t xml:space="preserve">For the left hemisphere, the anterior-bias index was associated with higher daily life </w:t>
      </w:r>
      <w:r w:rsidR="002E6D36">
        <w:t>positive affect</w:t>
      </w:r>
      <w:r>
        <w:t xml:space="preserve"> (z = 2.729, p = .003)</w:t>
      </w:r>
      <w:r w:rsidR="00037E1B">
        <w:t xml:space="preserve"> but not negative affect</w:t>
      </w:r>
      <w:r>
        <w:t xml:space="preserve"> (</w:t>
      </w:r>
      <w:r w:rsidR="00374934">
        <w:t>raw: z</w:t>
      </w:r>
      <w:r w:rsidR="006066A6">
        <w:t xml:space="preserve"> </w:t>
      </w:r>
      <w:r w:rsidR="00374934">
        <w:t>=</w:t>
      </w:r>
      <w:r w:rsidR="006066A6">
        <w:t xml:space="preserve"> </w:t>
      </w:r>
      <w:r w:rsidR="00374934">
        <w:t>-0.920, p = 0.179</w:t>
      </w:r>
      <w:r w:rsidR="006066A6">
        <w:t>, log-transformed: z = -0.159, p = 0.437</w:t>
      </w:r>
      <w:r>
        <w:t>)</w:t>
      </w:r>
      <w:r w:rsidR="00037E1B">
        <w:t>. This index was not significantly associated with PANAS affect (</w:t>
      </w:r>
      <w:r w:rsidR="00816834">
        <w:t>all ps &gt; 0.5).</w:t>
      </w:r>
    </w:p>
    <w:p w14:paraId="3A821F77" w14:textId="286F670D" w:rsidR="006F3497" w:rsidRDefault="006F3497">
      <w:pPr>
        <w:rPr>
          <w:b/>
          <w:bCs/>
        </w:rPr>
      </w:pPr>
      <w:r>
        <w:rPr>
          <w:b/>
          <w:bCs/>
        </w:rPr>
        <w:t xml:space="preserve">FC and </w:t>
      </w:r>
      <w:ins w:id="72" w:author="James J. Gross" w:date="2026-04-21T14:06:00Z" w16du:dateUtc="2026-04-21T21:06:00Z">
        <w:r w:rsidR="00A6358E">
          <w:rPr>
            <w:b/>
            <w:bCs/>
          </w:rPr>
          <w:t>P</w:t>
        </w:r>
      </w:ins>
      <w:del w:id="73" w:author="James J. Gross" w:date="2026-04-21T14:06:00Z" w16du:dateUtc="2026-04-21T21:06:00Z">
        <w:r w:rsidDel="00A6358E">
          <w:rPr>
            <w:b/>
            <w:bCs/>
          </w:rPr>
          <w:delText>p</w:delText>
        </w:r>
      </w:del>
      <w:r>
        <w:rPr>
          <w:b/>
          <w:bCs/>
        </w:rPr>
        <w:t>ersistence</w:t>
      </w:r>
    </w:p>
    <w:p w14:paraId="11E5AD07" w14:textId="64D9FC8A" w:rsidR="0085604E" w:rsidRPr="001E75B4" w:rsidRDefault="00423B01">
      <w:r w:rsidRPr="00423B01">
        <w:t xml:space="preserve">Left anterior and posterior amygdala–vmPFC connectivity (neg – neu contrast) did not predict left hemisphere amygdala persistence </w:t>
      </w:r>
      <w:r w:rsidR="00C22845">
        <w:t>(</w:t>
      </w:r>
      <w:r w:rsidRPr="00423B01">
        <w:t>anterior:</w:t>
      </w:r>
      <w:r w:rsidR="00C11CBA">
        <w:t xml:space="preserve"> z = 1.187</w:t>
      </w:r>
      <w:r w:rsidRPr="00423B01">
        <w:t>, p = .882; posterior:</w:t>
      </w:r>
      <w:r w:rsidR="00C11CBA">
        <w:t xml:space="preserve"> z = 0.241</w:t>
      </w:r>
      <w:r w:rsidRPr="00423B01">
        <w:t>, p = .595)</w:t>
      </w:r>
      <w:r w:rsidR="00C11CBA">
        <w:t xml:space="preserve">, </w:t>
      </w:r>
      <w:r w:rsidRPr="00423B01">
        <w:t>providing no evidence that amygdala–vmPFC regulatory coupling during negative emotional processing constrains the stability of amygdala response patterns across runs.</w:t>
      </w:r>
    </w:p>
    <w:p w14:paraId="0AF81869" w14:textId="3A6D960D" w:rsidR="00BB7677" w:rsidRDefault="00165BFA">
      <w:pPr>
        <w:rPr>
          <w:b/>
          <w:bCs/>
        </w:rPr>
      </w:pPr>
      <w:r w:rsidRPr="0018693C">
        <w:rPr>
          <w:b/>
          <w:bCs/>
        </w:rPr>
        <w:t xml:space="preserve">Assessment of the </w:t>
      </w:r>
      <w:ins w:id="74" w:author="James J. Gross" w:date="2026-04-21T14:06:00Z" w16du:dateUtc="2026-04-21T21:06:00Z">
        <w:r w:rsidR="00A6358E">
          <w:rPr>
            <w:b/>
            <w:bCs/>
          </w:rPr>
          <w:t>R</w:t>
        </w:r>
      </w:ins>
      <w:del w:id="75" w:author="James J. Gross" w:date="2026-04-21T14:06:00Z" w16du:dateUtc="2026-04-21T21:06:00Z">
        <w:r w:rsidRPr="0018693C" w:rsidDel="00A6358E">
          <w:rPr>
            <w:b/>
            <w:bCs/>
          </w:rPr>
          <w:delText>r</w:delText>
        </w:r>
      </w:del>
      <w:r w:rsidRPr="0018693C">
        <w:rPr>
          <w:b/>
          <w:bCs/>
        </w:rPr>
        <w:t xml:space="preserve">ole of </w:t>
      </w:r>
      <w:ins w:id="76" w:author="James J. Gross" w:date="2026-04-21T14:06:00Z" w16du:dateUtc="2026-04-21T21:06:00Z">
        <w:r w:rsidR="00A6358E">
          <w:rPr>
            <w:b/>
            <w:bCs/>
          </w:rPr>
          <w:t>H</w:t>
        </w:r>
      </w:ins>
      <w:del w:id="77" w:author="James J. Gross" w:date="2026-04-21T14:06:00Z" w16du:dateUtc="2026-04-21T21:06:00Z">
        <w:r w:rsidRPr="0018693C" w:rsidDel="00A6358E">
          <w:rPr>
            <w:b/>
            <w:bCs/>
          </w:rPr>
          <w:delText>h</w:delText>
        </w:r>
      </w:del>
      <w:r w:rsidRPr="0018693C">
        <w:rPr>
          <w:b/>
          <w:bCs/>
        </w:rPr>
        <w:t xml:space="preserve">ead </w:t>
      </w:r>
      <w:ins w:id="78" w:author="James J. Gross" w:date="2026-04-21T14:06:00Z" w16du:dateUtc="2026-04-21T21:06:00Z">
        <w:r w:rsidR="00A6358E">
          <w:rPr>
            <w:b/>
            <w:bCs/>
          </w:rPr>
          <w:t>M</w:t>
        </w:r>
      </w:ins>
      <w:del w:id="79" w:author="James J. Gross" w:date="2026-04-21T14:06:00Z" w16du:dateUtc="2026-04-21T21:06:00Z">
        <w:r w:rsidRPr="0018693C" w:rsidDel="00A6358E">
          <w:rPr>
            <w:b/>
            <w:bCs/>
          </w:rPr>
          <w:delText>m</w:delText>
        </w:r>
      </w:del>
      <w:r w:rsidRPr="0018693C">
        <w:rPr>
          <w:b/>
          <w:bCs/>
        </w:rPr>
        <w:t>otion</w:t>
      </w:r>
    </w:p>
    <w:p w14:paraId="4466C567" w14:textId="55E01D47" w:rsidR="002236A7" w:rsidRPr="002236A7" w:rsidRDefault="002236A7">
      <w:r w:rsidRPr="002236A7">
        <w:t xml:space="preserve">Given the possible sensitivity of these metrics, particularly amygdala persistence, to head motion, we ran additional motion sensitivity analyses. These analyses examined whether head motion (mean FD across all runs, and mean FD specifically during negative-condition trials) was associated with the primary fMRI outcomes, and whether significant primary effects were robust to motion control. Neither motion measure was significantly </w:t>
      </w:r>
      <w:r w:rsidRPr="002236A7">
        <w:lastRenderedPageBreak/>
        <w:t xml:space="preserve">associated with amygdala persistence or amygdala–vmPFC FC (all |r| &lt; .08, p &gt; .33). Adding each motion measure as a covariate to the models that showed significant primary effects produced negligible changes in effect sizes and p-values, with no changes in the pattern of significance. Together, these results indicate that the primary findings are </w:t>
      </w:r>
      <w:r w:rsidR="00786D73">
        <w:t xml:space="preserve">likely </w:t>
      </w:r>
      <w:r w:rsidRPr="002236A7">
        <w:t>not attributable to head motion artifacts.</w:t>
      </w:r>
    </w:p>
    <w:p w14:paraId="73826520" w14:textId="02B53001" w:rsidR="006B2592" w:rsidRDefault="006B2592" w:rsidP="006B2592">
      <w:pPr>
        <w:rPr>
          <w:b/>
          <w:bCs/>
        </w:rPr>
      </w:pPr>
      <w:r w:rsidRPr="001238FA">
        <w:rPr>
          <w:b/>
          <w:bCs/>
        </w:rPr>
        <w:t xml:space="preserve">Emotion </w:t>
      </w:r>
      <w:ins w:id="80" w:author="James J. Gross" w:date="2026-04-21T14:07:00Z" w16du:dateUtc="2026-04-21T21:07:00Z">
        <w:r w:rsidR="00A6358E">
          <w:rPr>
            <w:b/>
            <w:bCs/>
          </w:rPr>
          <w:t>R</w:t>
        </w:r>
      </w:ins>
      <w:del w:id="81" w:author="James J. Gross" w:date="2026-04-21T14:07:00Z" w16du:dateUtc="2026-04-21T21:07:00Z">
        <w:r w:rsidRPr="001238FA" w:rsidDel="00A6358E">
          <w:rPr>
            <w:b/>
            <w:bCs/>
          </w:rPr>
          <w:delText>r</w:delText>
        </w:r>
      </w:del>
      <w:r w:rsidRPr="001238FA">
        <w:rPr>
          <w:b/>
          <w:bCs/>
        </w:rPr>
        <w:t xml:space="preserve">egulation and </w:t>
      </w:r>
      <w:ins w:id="82" w:author="James J. Gross" w:date="2026-04-21T14:07:00Z" w16du:dateUtc="2026-04-21T21:07:00Z">
        <w:r w:rsidR="00A6358E">
          <w:rPr>
            <w:b/>
            <w:bCs/>
          </w:rPr>
          <w:t>A</w:t>
        </w:r>
      </w:ins>
      <w:del w:id="83" w:author="James J. Gross" w:date="2026-04-21T14:07:00Z" w16du:dateUtc="2026-04-21T21:07:00Z">
        <w:r w:rsidRPr="001238FA" w:rsidDel="00A6358E">
          <w:rPr>
            <w:b/>
            <w:bCs/>
          </w:rPr>
          <w:delText>a</w:delText>
        </w:r>
      </w:del>
      <w:r w:rsidRPr="001238FA">
        <w:rPr>
          <w:b/>
          <w:bCs/>
        </w:rPr>
        <w:t>ffect</w:t>
      </w:r>
    </w:p>
    <w:p w14:paraId="4C4B1A06" w14:textId="4EE9185A" w:rsidR="00CC0221" w:rsidRDefault="00CC0221" w:rsidP="00CC0221">
      <w:r>
        <w:t xml:space="preserve">Reappraisal and suppression were unrelated to one another (r = −.031, p = .638), consistent with their treatment as distinct regulatory strategies in subsequent moderation analyses. </w:t>
      </w:r>
      <w:r w:rsidR="008417A3" w:rsidRPr="008417A3">
        <w:t xml:space="preserve">Neither reappraisal nor suppression predicted daily diary positive affect, negative affect, or log-transformed negative affect (all ps &gt; .065). </w:t>
      </w:r>
      <w:r w:rsidR="00D60B8B">
        <w:t>The strongest effect relating reappraisal to log-transformed negative affect (z = 1.845, p = 0.065) was in the less expected direction</w:t>
      </w:r>
      <w:r w:rsidR="00C4247C">
        <w:t xml:space="preserve"> (increased reappraisal related to increased negative affect)</w:t>
      </w:r>
      <w:r w:rsidR="008417A3" w:rsidRPr="008417A3">
        <w:t>, suggesting a genuine null rather than insufficient power for a directional effect.</w:t>
      </w:r>
    </w:p>
    <w:p w14:paraId="3BBDD892" w14:textId="337F6B4A" w:rsidR="00CC0221" w:rsidRDefault="00CC0221" w:rsidP="00CC0221">
      <w:r>
        <w:t>In contrast, both strategies showed consistent associations with trait affect as measured by the PANAS. Greater reappraisal use was associated with higher trait positive affect (</w:t>
      </w:r>
      <w:r w:rsidR="00704E53">
        <w:t>z</w:t>
      </w:r>
      <w:r>
        <w:t xml:space="preserve"> = </w:t>
      </w:r>
      <w:r w:rsidR="00704E53">
        <w:t>4.161</w:t>
      </w:r>
      <w:r>
        <w:t>, p &lt; .001), but was unrelated to trait negative affect (all ps &gt; .81, including log-transformed scores). Greater suppression use was associated with lower trait positive affect (</w:t>
      </w:r>
      <w:r w:rsidR="00704E53">
        <w:t>z = -2.626</w:t>
      </w:r>
      <w:r>
        <w:t>, p = .009) and higher trait negative affect (</w:t>
      </w:r>
      <w:r w:rsidR="00704E53">
        <w:t>z</w:t>
      </w:r>
      <w:r>
        <w:t xml:space="preserve"> = </w:t>
      </w:r>
      <w:r w:rsidR="00704E53">
        <w:t xml:space="preserve"> 2.506</w:t>
      </w:r>
      <w:r>
        <w:t>, p = .012), with results consistent across raw and log-transformed negative affect scores (</w:t>
      </w:r>
      <w:r w:rsidR="00704E53">
        <w:t>z</w:t>
      </w:r>
      <w:r>
        <w:t xml:space="preserve"> = </w:t>
      </w:r>
      <w:r w:rsidR="00704E53">
        <w:t>2.484</w:t>
      </w:r>
      <w:r>
        <w:t>, p = .01</w:t>
      </w:r>
      <w:r w:rsidR="00704E53">
        <w:t>3</w:t>
      </w:r>
      <w:r>
        <w:t>).</w:t>
      </w:r>
    </w:p>
    <w:p w14:paraId="5FA16B66" w14:textId="4DBC20CE" w:rsidR="00973488" w:rsidRPr="00CC0221" w:rsidRDefault="00CC0221" w:rsidP="00CC0221">
      <w:r>
        <w:t xml:space="preserve">Age was unrelated to reappraisal </w:t>
      </w:r>
      <w:r w:rsidR="007B3D4F">
        <w:t xml:space="preserve">and </w:t>
      </w:r>
      <w:r>
        <w:t>suppression (</w:t>
      </w:r>
      <w:r w:rsidR="007B3D4F">
        <w:t>ps &gt; 0.20).</w:t>
      </w:r>
    </w:p>
    <w:p w14:paraId="748CE8D1" w14:textId="0EAC545C" w:rsidR="00341DDD" w:rsidRDefault="00341DDD" w:rsidP="00DB7465">
      <w:pPr>
        <w:rPr>
          <w:b/>
          <w:bCs/>
        </w:rPr>
      </w:pPr>
      <w:r w:rsidRPr="00533130">
        <w:rPr>
          <w:b/>
          <w:bCs/>
        </w:rPr>
        <w:t xml:space="preserve">Emotion </w:t>
      </w:r>
      <w:ins w:id="84" w:author="James J. Gross" w:date="2026-04-21T14:08:00Z" w16du:dateUtc="2026-04-21T21:08:00Z">
        <w:r w:rsidR="00A6358E">
          <w:rPr>
            <w:b/>
            <w:bCs/>
          </w:rPr>
          <w:t>R</w:t>
        </w:r>
      </w:ins>
      <w:del w:id="85" w:author="James J. Gross" w:date="2026-04-21T14:08:00Z" w16du:dateUtc="2026-04-21T21:08:00Z">
        <w:r w:rsidRPr="00533130" w:rsidDel="00A6358E">
          <w:rPr>
            <w:b/>
            <w:bCs/>
          </w:rPr>
          <w:delText>r</w:delText>
        </w:r>
      </w:del>
      <w:r w:rsidRPr="00533130">
        <w:rPr>
          <w:b/>
          <w:bCs/>
        </w:rPr>
        <w:t xml:space="preserve">egulation </w:t>
      </w:r>
      <w:ins w:id="86" w:author="James J. Gross" w:date="2026-04-21T14:08:00Z" w16du:dateUtc="2026-04-21T21:08:00Z">
        <w:r w:rsidR="00A6358E">
          <w:rPr>
            <w:b/>
            <w:bCs/>
          </w:rPr>
          <w:t>M</w:t>
        </w:r>
      </w:ins>
      <w:del w:id="87" w:author="James J. Gross" w:date="2026-04-21T14:08:00Z" w16du:dateUtc="2026-04-21T21:08:00Z">
        <w:r w:rsidRPr="00533130" w:rsidDel="00A6358E">
          <w:rPr>
            <w:b/>
            <w:bCs/>
          </w:rPr>
          <w:delText>m</w:delText>
        </w:r>
      </w:del>
      <w:r w:rsidRPr="00533130">
        <w:rPr>
          <w:b/>
          <w:bCs/>
        </w:rPr>
        <w:t>oderations</w:t>
      </w:r>
      <w:r w:rsidR="006749F6" w:rsidRPr="006749F6">
        <w:t xml:space="preserve"> </w:t>
      </w:r>
    </w:p>
    <w:p w14:paraId="79DC797C" w14:textId="2685964F" w:rsidR="001A7982" w:rsidRDefault="001A7982" w:rsidP="001A7982">
      <w:r>
        <w:t>We tested whether reappraisal and suppression moderated the relationships between amygdala persistence and daily affect, and between amygdala–vmPFC FC and daily/trait affect. Given the established associations between suppression and PANAS negative affect reported above, we additionally examined moderation of the vmPFC FC → PANAS affect relationship.</w:t>
      </w:r>
    </w:p>
    <w:p w14:paraId="7E4EE365" w14:textId="681D3662" w:rsidR="003D3E0B" w:rsidRDefault="003D3E0B" w:rsidP="003D3E0B">
      <w:r>
        <w:t>No consistent moderation of any persistence–affect relationship was observed for either reappraisal or suppression (all ps &gt; .10 for diary diary outcomes).</w:t>
      </w:r>
    </w:p>
    <w:p w14:paraId="1076B30A" w14:textId="77777777" w:rsidR="00CC0B0B" w:rsidRDefault="003D3E0B" w:rsidP="003D3E0B">
      <w:r>
        <w:t xml:space="preserve">For vmPFC FC moderation of daily diary affect, no significant interactions emerged for either strategy or either seed region (all ps &gt; .07). </w:t>
      </w:r>
    </w:p>
    <w:p w14:paraId="38DBF42C" w14:textId="51090073" w:rsidR="007D410D" w:rsidRDefault="007D410D" w:rsidP="003D3E0B">
      <w:r w:rsidRPr="007D410D">
        <w:t xml:space="preserve">For vmPFC FC moderation of daily diary affect, no significant interactions emerged for either strategy or either seed region (all ps &gt; .07). For PANAS outcomes in the </w:t>
      </w:r>
      <w:r w:rsidR="00716164">
        <w:t xml:space="preserve">final </w:t>
      </w:r>
      <w:r w:rsidRPr="007D410D">
        <w:t>fMRI</w:t>
      </w:r>
      <w:r w:rsidR="00716164">
        <w:t>-only</w:t>
      </w:r>
      <w:r w:rsidRPr="007D410D">
        <w:t xml:space="preserve"> sample, one consistent moderation was observed: suppression moderated the relationship between posterior vmPFC–amygdala FC and both PANAS negative affect (z = </w:t>
      </w:r>
      <w:r w:rsidRPr="007D410D">
        <w:lastRenderedPageBreak/>
        <w:t xml:space="preserve">−2.35, p = .019) and log-transformed PANAS negative affect (z = −2.05, p = .041). For </w:t>
      </w:r>
      <w:r w:rsidR="00BF2DED">
        <w:t>u=</w:t>
      </w:r>
      <w:r w:rsidRPr="007D410D">
        <w:t>individuals higher in suppression use, the established negative association between posterior vmPFC FC and PANAS negative affect was stronger. No suppression or reappraisal interactions with anterior vmPFC FC reached significance for any PANAS outcome (all ps &gt; .16), and reappraisal interactions with either seed were non-significant (all ps &gt; .10).</w:t>
      </w:r>
    </w:p>
    <w:p w14:paraId="1E111FE4" w14:textId="170E2A4A" w:rsidR="00F11966" w:rsidRDefault="00F11966" w:rsidP="001A7982">
      <w:pPr>
        <w:rPr>
          <w:b/>
          <w:bCs/>
        </w:rPr>
      </w:pPr>
      <w:r>
        <w:rPr>
          <w:b/>
          <w:bCs/>
        </w:rPr>
        <w:t>Discussion</w:t>
      </w:r>
    </w:p>
    <w:p w14:paraId="2BE57C8C" w14:textId="77777777" w:rsidR="000C6B87" w:rsidRDefault="001357B0" w:rsidP="001A7982">
      <w:pPr>
        <w:rPr>
          <w:ins w:id="88" w:author="James J. Gross" w:date="2026-04-21T14:13:00Z" w16du:dateUtc="2026-04-21T21:13:00Z"/>
        </w:rPr>
      </w:pPr>
      <w:r w:rsidRPr="001357B0">
        <w:t xml:space="preserve">The present study </w:t>
      </w:r>
      <w:commentRangeStart w:id="89"/>
      <w:r w:rsidRPr="001357B0">
        <w:t xml:space="preserve">tested a set of pre-registered hypotheses concerning </w:t>
      </w:r>
      <w:r w:rsidR="005362D3">
        <w:t>model-free emotion regulation circuitry</w:t>
      </w:r>
      <w:r w:rsidRPr="001357B0">
        <w:t xml:space="preserve">, aging, and daily life affect </w:t>
      </w:r>
      <w:commentRangeEnd w:id="89"/>
      <w:r w:rsidR="00A6358E" w:rsidRPr="001357B0">
        <w:rPr>
          <w:rStyle w:val="CommentReference"/>
          <w:sz w:val="24"/>
          <w:szCs w:val="24"/>
        </w:rPr>
        <w:commentReference w:id="89"/>
      </w:r>
      <w:r w:rsidRPr="001357B0">
        <w:t xml:space="preserve">in the MIDUS III Neuroscience sample. We replicated </w:t>
      </w:r>
      <w:ins w:id="90" w:author="James J. Gross" w:date="2026-04-21T14:12:00Z" w16du:dateUtc="2026-04-21T21:12:00Z">
        <w:r w:rsidR="00A6358E">
          <w:t xml:space="preserve">the finding </w:t>
        </w:r>
      </w:ins>
      <w:r w:rsidR="00C91F68">
        <w:t>that older adults report better daily life affect</w:t>
      </w:r>
      <w:r w:rsidRPr="001357B0">
        <w:t xml:space="preserve"> in the full diary sample (N = 1,174), with older adults reporting higher positive and lower negative affect, though this effect was attenuated and inconsistent in the smaller neuroscience subsample. We also replicated the core finding from Puccetti et al. (2021): greater left amygdala persistence following negative images predicted worse daily affect — lower positive affect and higher negative affect</w:t>
      </w:r>
      <w:r w:rsidR="00A6632C">
        <w:t xml:space="preserve"> </w:t>
      </w:r>
      <w:r w:rsidRPr="001357B0">
        <w:t xml:space="preserve">— in a partially overlapping sample collected approximately 10 years later, with a subsample entirely free of overlap providing partial replication despite reduced power. </w:t>
      </w:r>
    </w:p>
    <w:p w14:paraId="00567867" w14:textId="77777777" w:rsidR="00D44D23" w:rsidRDefault="001357B0" w:rsidP="001A7982">
      <w:pPr>
        <w:rPr>
          <w:ins w:id="91" w:author="James J. Gross" w:date="2026-04-21T14:24:00Z" w16du:dateUtc="2026-04-21T21:24:00Z"/>
        </w:rPr>
      </w:pPr>
      <w:r w:rsidRPr="001357B0">
        <w:t xml:space="preserve">Contrary to our primary pre-registered extension, however, left amygdala persistence was not significantly associated with age, with all effects in the expected direction but none reaching </w:t>
      </w:r>
      <w:r w:rsidR="000F45B7">
        <w:t>significance</w:t>
      </w:r>
      <w:r w:rsidRPr="001357B0">
        <w:t xml:space="preserve">. </w:t>
      </w:r>
      <w:r w:rsidR="00173064">
        <w:t xml:space="preserve">Taken alongside the mixed findings for age effects on affect, this suggests that the limited age range in this sample may have precluded the identification of age-related effects: these may need to be examined in a lifespan sample. </w:t>
      </w:r>
    </w:p>
    <w:p w14:paraId="6DDAD9B3" w14:textId="77777777" w:rsidR="00D44D23" w:rsidRDefault="00E70644" w:rsidP="001A7982">
      <w:pPr>
        <w:rPr>
          <w:ins w:id="92" w:author="James J. Gross" w:date="2026-04-21T14:25:00Z" w16du:dateUtc="2026-04-21T21:25:00Z"/>
        </w:rPr>
      </w:pPr>
      <w:r>
        <w:t xml:space="preserve">Anterior </w:t>
      </w:r>
      <w:r w:rsidR="001357B0" w:rsidRPr="001357B0">
        <w:t>vmPFC–amygdala functional connectivity during negative relative to neutral image viewing predicted lower daily negative affect</w:t>
      </w:r>
      <w:r w:rsidR="0056530D">
        <w:t xml:space="preserve"> while effects for posterior vmPFC were non-significant.</w:t>
      </w:r>
      <w:r w:rsidR="001357B0" w:rsidRPr="001357B0">
        <w:t xml:space="preserve"> Notably, </w:t>
      </w:r>
      <w:r w:rsidR="0056530D">
        <w:t>task-based connectivity</w:t>
      </w:r>
      <w:r w:rsidR="001357B0" w:rsidRPr="001357B0">
        <w:t xml:space="preserve"> did not predict amygdala persistence, providing no evidence for the hypothesi</w:t>
      </w:r>
      <w:r w:rsidR="00604111">
        <w:t>s that amygdala persistence reflects valuations that are being adjusted via vmPFC connectivity</w:t>
      </w:r>
      <w:r w:rsidR="001357B0" w:rsidRPr="001357B0">
        <w:t xml:space="preserve">. </w:t>
      </w:r>
    </w:p>
    <w:p w14:paraId="119DC94A" w14:textId="329A8B32" w:rsidR="001357B0" w:rsidRDefault="00EA17C9" w:rsidP="001A7982">
      <w:r>
        <w:t xml:space="preserve">The hypothesized moderation analyses were complicated by the lack of emotion regulation relationship to daily life affect, although one </w:t>
      </w:r>
      <w:r w:rsidR="009C3657">
        <w:t xml:space="preserve">tentative </w:t>
      </w:r>
      <w:r>
        <w:t xml:space="preserve">finding did suggest the possibility that model-based strategies (suppression) can alter relationships between model-free emotion regulation and affect. </w:t>
      </w:r>
      <w:r w:rsidR="00003824">
        <w:t>All e</w:t>
      </w:r>
      <w:r w:rsidR="00003824" w:rsidRPr="001357B0">
        <w:t xml:space="preserve">ffects were specific to the </w:t>
      </w:r>
      <w:r w:rsidR="00003824">
        <w:t xml:space="preserve">amygdala, </w:t>
      </w:r>
      <w:r w:rsidR="00003824" w:rsidRPr="001357B0">
        <w:t>left hemisphere</w:t>
      </w:r>
      <w:r w:rsidR="00003824">
        <w:t>,</w:t>
      </w:r>
      <w:r w:rsidR="00003824" w:rsidRPr="001357B0">
        <w:t xml:space="preserve"> and to negative emotional content</w:t>
      </w:r>
      <w:r w:rsidR="00003824">
        <w:t xml:space="preserve">, and convergent validity analyses using trait affect (PANAS) showed important differences to daily life affect. </w:t>
      </w:r>
    </w:p>
    <w:p w14:paraId="6C901400" w14:textId="77777777" w:rsidR="00D44D23" w:rsidRDefault="00432D16" w:rsidP="001A7982">
      <w:pPr>
        <w:rPr>
          <w:ins w:id="93" w:author="James J. Gross" w:date="2026-04-21T14:28:00Z" w16du:dateUtc="2026-04-21T21:28:00Z"/>
        </w:rPr>
      </w:pPr>
      <w:r>
        <w:t xml:space="preserve">These findings have implications for our understanding of the neural circuit-level mechanisms of affect in older adults. First, amygdala persistence seems to be a robust </w:t>
      </w:r>
      <w:r>
        <w:lastRenderedPageBreak/>
        <w:t xml:space="preserve">and reliable mechanism for improved affect in older adults. This is important given the lack of reliable brain-behavior relationships between amygdala activation </w:t>
      </w:r>
      <w:r w:rsidR="006702F1">
        <w:fldChar w:fldCharType="begin"/>
      </w:r>
      <w:r w:rsidR="006702F1">
        <w:instrText xml:space="preserve"> ADDIN EN.CITE &lt;EndNote&gt;&lt;Cite&gt;&lt;Author&gt;Sicorello&lt;/Author&gt;&lt;Year&gt;2025&lt;/Year&gt;&lt;IDText&gt;The elusive neural signature of emotion regulation capabilities: evidence from a large-scale consortium&lt;/IDText&gt;&lt;DisplayText&gt;(Sicorello, Zaehringer et al. 2025)&lt;/DisplayText&gt;&lt;record&gt;&lt;isbn&gt;2692-8205&lt;/isbn&gt;&lt;titles&gt;&lt;title&gt;The elusive neural signature of emotion regulation capabilities: evidence from a large-scale consortium&lt;/title&gt;&lt;secondary-title&gt;bioRxiv&lt;/secondary-title&gt;&lt;/titles&gt;&lt;pages&gt;2025.08. 18.670843&lt;/pages&gt;&lt;contributors&gt;&lt;authors&gt;&lt;author&gt;Sicorello, Maurizio&lt;/author&gt;&lt;author&gt;Zaehringer, Jenny&lt;/author&gt;&lt;author&gt;Paschke, Lena&lt;/author&gt;&lt;author&gt;Steimke, Rosa&lt;/author&gt;&lt;author&gt;Stelzel, Christine&lt;/author&gt;&lt;author&gt;Gianaros, Peter J&lt;/author&gt;&lt;author&gt;LaBar, Kevin S&lt;/author&gt;&lt;author&gt;Graner, John L&lt;/author&gt;&lt;author&gt;Kim, Sang H&lt;/author&gt;&lt;author&gt;Wessa, Michèle&lt;/author&gt;&lt;/authors&gt;&lt;/contributors&gt;&lt;added-date format="utc"&gt;1775684686&lt;/added-date&gt;&lt;ref-type name="Journal Article"&gt;17&lt;/ref-type&gt;&lt;dates&gt;&lt;year&gt;2025&lt;/year&gt;&lt;/dates&gt;&lt;rec-number&gt;2054&lt;/rec-number&gt;&lt;last-updated-date format="utc"&gt;1775684686&lt;/last-updated-date&gt;&lt;/record&gt;&lt;/Cite&gt;&lt;/EndNote&gt;</w:instrText>
      </w:r>
      <w:r w:rsidR="006702F1">
        <w:fldChar w:fldCharType="separate"/>
      </w:r>
      <w:r w:rsidR="006702F1">
        <w:rPr>
          <w:noProof/>
        </w:rPr>
        <w:t>(Sicorello, Zaehringer et al. 2025)</w:t>
      </w:r>
      <w:r w:rsidR="006702F1">
        <w:fldChar w:fldCharType="end"/>
      </w:r>
      <w:r w:rsidR="00DA2043">
        <w:t xml:space="preserve"> </w:t>
      </w:r>
      <w:r>
        <w:t xml:space="preserve">and affect in the literature and further suggests that analyses looking at patterns of activation in amygdala provide information missed by traditional activation analyses. Contrary to our hypotheses, correlated vmPFC-amygdala activation patterns to negative images (over and above neutral) did not predict amygdala persistence but did relate independently to affect. This provides preliminary evidence that this circuit, implicated in model-free emotion regulation, might be important for aging affect but via an independent mechanism to amygdala persistence. </w:t>
      </w:r>
    </w:p>
    <w:p w14:paraId="4FE6A9B8" w14:textId="50ABDED3" w:rsidR="00CD27ED" w:rsidRDefault="00432D16" w:rsidP="001A7982">
      <w:r>
        <w:t xml:space="preserve">This may have implications for older adults at-risk for </w:t>
      </w:r>
      <w:r w:rsidR="00B30CFD">
        <w:t>Alzheimer’s Disease (AD)</w:t>
      </w:r>
      <w:r>
        <w:t>: our recent perspective suggests that vmPFC-mediated model-free emotion regulation may be vulnerable to early AD pathology</w:t>
      </w:r>
      <w:r w:rsidR="00052CF6">
        <w:t xml:space="preserve"> </w:t>
      </w:r>
      <w:r w:rsidR="00052CF6">
        <w:fldChar w:fldCharType="begin"/>
      </w:r>
      <w:r w:rsidR="00052CF6">
        <w:instrText xml:space="preserve"> ADDIN EN.CITE &lt;EndNote&gt;&lt;Cite&gt;&lt;Author&gt;Turnbull&lt;/Author&gt;&lt;Year&gt;2026&lt;/Year&gt;&lt;IDText&gt;The emergence of neuropsychiatric symptoms in preclinical Alzheimer’s disease: An emotion regulation perspective&lt;/IDText&gt;&lt;DisplayText&gt;(Turnbull, Gross et al. 2026)&lt;/DisplayText&gt;&lt;record&gt;&lt;isbn&gt;0896-6273&lt;/isbn&gt;&lt;titles&gt;&lt;title&gt;The emergence of neuropsychiatric symptoms in preclinical Alzheimer’s disease: An emotion regulation perspective&lt;/title&gt;&lt;secondary-title&gt;Neuron&lt;/secondary-title&gt;&lt;/titles&gt;&lt;contributors&gt;&lt;authors&gt;&lt;author&gt;Turnbull, Adam&lt;/author&gt;&lt;author&gt;Gross, James J&lt;/author&gt;&lt;author&gt;Vankee-Lin, Feng&lt;/author&gt;&lt;/authors&gt;&lt;/contributors&gt;&lt;added-date format="utc"&gt;1775683350&lt;/added-date&gt;&lt;ref-type name="Journal Article"&gt;17&lt;/ref-type&gt;&lt;dates&gt;&lt;year&gt;2026&lt;/year&gt;&lt;/dates&gt;&lt;rec-number&gt;2046&lt;/rec-number&gt;&lt;last-updated-date format="utc"&gt;1775683350&lt;/last-updated-date&gt;&lt;/record&gt;&lt;/Cite&gt;&lt;/EndNote&gt;</w:instrText>
      </w:r>
      <w:r w:rsidR="00052CF6">
        <w:fldChar w:fldCharType="separate"/>
      </w:r>
      <w:r w:rsidR="00052CF6">
        <w:rPr>
          <w:noProof/>
        </w:rPr>
        <w:t>(Turnbull, Gross et al. 2026)</w:t>
      </w:r>
      <w:r w:rsidR="00052CF6">
        <w:fldChar w:fldCharType="end"/>
      </w:r>
      <w:r>
        <w:t>.</w:t>
      </w:r>
      <w:ins w:id="94" w:author="James J. Gross" w:date="2026-04-21T14:27:00Z" w16du:dateUtc="2026-04-21T21:27:00Z">
        <w:r w:rsidR="00D44D23">
          <w:t xml:space="preserve"> </w:t>
        </w:r>
      </w:ins>
      <w:del w:id="95" w:author="James J. Gross" w:date="2026-04-21T14:27:00Z" w16du:dateUtc="2026-04-21T21:27:00Z">
        <w:r w:rsidDel="00D44D23">
          <w:delText xml:space="preserve"> </w:delText>
        </w:r>
      </w:del>
      <w:r>
        <w:t xml:space="preserve">Future studies should test these relationships in samples including AD biomarkers to assess whether there is any impact of amyloid or ptau in the vmPFC. Additionally, although our exploratory analysis and primary findings provided some evidence that the anterior vmPFC (hypothesized to be more related to “safety” </w:t>
      </w:r>
      <w:r w:rsidR="00EB736B">
        <w:t>signaling</w:t>
      </w:r>
      <w:r>
        <w:t>) may be preferentially related to affect, this was not consistent across analyses and methods</w:t>
      </w:r>
      <w:r w:rsidR="00BE0C52">
        <w:t xml:space="preserve"> (posterior vmPFC connectivity was more strongly related to trait positive affect)</w:t>
      </w:r>
      <w:r>
        <w:t xml:space="preserve">, and there were relatively strong correlations between anterior and posterior vmPFC-amygdala </w:t>
      </w:r>
      <w:r w:rsidR="000A6E65">
        <w:t>connectivity</w:t>
      </w:r>
      <w:r>
        <w:t>. Overall, this suggests that the hypothesized differential roles for anterior and posterior vmPFC in safety and threat signaling</w:t>
      </w:r>
      <w:r w:rsidR="00EB736B">
        <w:t xml:space="preserve"> </w:t>
      </w:r>
      <w:r w:rsidR="00EB736B">
        <w:fldChar w:fldCharType="begin"/>
      </w:r>
      <w:r w:rsidR="00EB736B">
        <w:instrText xml:space="preserve"> ADDIN EN.CITE &lt;EndNote&gt;&lt;Cite&gt;&lt;Author&gt;Tashjian&lt;/Author&gt;&lt;Year&gt;2021&lt;/Year&gt;&lt;IDText&gt;A decision architecture for safety computations&lt;/IDText&gt;&lt;DisplayText&gt;(Tashjian, Zbozinek et al. 2021)&lt;/DisplayText&gt;&lt;record&gt;&lt;isbn&gt;1364-6613&lt;/isbn&gt;&lt;titles&gt;&lt;title&gt;A decision architecture for safety computations&lt;/title&gt;&lt;secondary-title&gt;Trends in Cognitive Sciences&lt;/secondary-title&gt;&lt;/titles&gt;&lt;pages&gt;342-354&lt;/pages&gt;&lt;number&gt;5&lt;/number&gt;&lt;contributors&gt;&lt;authors&gt;&lt;author&gt;Tashjian, Sarah M&lt;/author&gt;&lt;author&gt;Zbozinek, Tomislav D&lt;/author&gt;&lt;author&gt;Mobbs, Dean&lt;/author&gt;&lt;/authors&gt;&lt;/contributors&gt;&lt;added-date format="utc"&gt;1755106802&lt;/added-date&gt;&lt;ref-type name="Journal Article"&gt;17&lt;/ref-type&gt;&lt;dates&gt;&lt;year&gt;2021&lt;/year&gt;&lt;/dates&gt;&lt;rec-number&gt;1937&lt;/rec-number&gt;&lt;last-updated-date format="utc"&gt;1755106802&lt;/last-updated-date&gt;&lt;volume&gt;25&lt;/volume&gt;&lt;/record&gt;&lt;/Cite&gt;&lt;/EndNote&gt;</w:instrText>
      </w:r>
      <w:r w:rsidR="00EB736B">
        <w:fldChar w:fldCharType="separate"/>
      </w:r>
      <w:r w:rsidR="00EB736B">
        <w:rPr>
          <w:noProof/>
        </w:rPr>
        <w:t>(Tashjian, Zbozinek et al. 2021)</w:t>
      </w:r>
      <w:r w:rsidR="00EB736B">
        <w:fldChar w:fldCharType="end"/>
      </w:r>
      <w:r>
        <w:t xml:space="preserve">, respectively, warrants further investigation. </w:t>
      </w:r>
    </w:p>
    <w:p w14:paraId="28848F82" w14:textId="7456CCC1" w:rsidR="008E4284" w:rsidRDefault="00131E54" w:rsidP="00FE699E">
      <w:r>
        <w:t xml:space="preserve">Our results also have important methodological considerations for affective science. Although trait affect and daily life affect showed reasonable associations with each other, they showed very different relationships to both neuroscience and behavioral measures. In particular, daily life affect </w:t>
      </w:r>
      <w:r w:rsidR="00C565D4">
        <w:t>was associated with amygdala persistence, while trait affect was not. These differences were also apparent for amygdala-vmPFC task connectivity</w:t>
      </w:r>
      <w:r w:rsidR="00BB7A09">
        <w:t>, but less so, with relationships being more consistent across measures. For emotion regulation, only trait affect measured via a questionnaire showed significant relationships</w:t>
      </w:r>
      <w:r w:rsidR="00AB6001">
        <w:t>, potentially highlighting the consistency between measurement approaches</w:t>
      </w:r>
      <w:r w:rsidR="000A7740">
        <w:t xml:space="preserve"> </w:t>
      </w:r>
      <w:r w:rsidR="0074787B">
        <w:fldChar w:fldCharType="begin"/>
      </w:r>
      <w:r w:rsidR="0074787B">
        <w:instrText xml:space="preserve"> ADDIN EN.CITE &lt;EndNote&gt;&lt;Cite&gt;&lt;Author&gt;Podsakoff&lt;/Author&gt;&lt;Year&gt;2003&lt;/Year&gt;&lt;IDText&gt;Common method biases in behavioral research: a critical review of the literature and recommended remedies&lt;/IDText&gt;&lt;DisplayText&gt;(Podsakoff, MacKenzie et al. 2003)&lt;/DisplayText&gt;&lt;record&gt;&lt;isbn&gt;1939-1854&lt;/isbn&gt;&lt;titles&gt;&lt;title&gt;Common method biases in behavioral research: a critical review of the literature and recommended remedies&lt;/title&gt;&lt;secondary-title&gt;Journal of applied psychology&lt;/secondary-title&gt;&lt;/titles&gt;&lt;pages&gt;879&lt;/pages&gt;&lt;number&gt;5&lt;/number&gt;&lt;contributors&gt;&lt;authors&gt;&lt;author&gt;Podsakoff, Philip M&lt;/author&gt;&lt;author&gt;MacKenzie, Scott B&lt;/author&gt;&lt;author&gt;Lee, Jeong-Yeon&lt;/author&gt;&lt;author&gt;Podsakoff, Nathan P&lt;/author&gt;&lt;/authors&gt;&lt;/contributors&gt;&lt;added-date format="utc"&gt;1775689777&lt;/added-date&gt;&lt;ref-type name="Journal Article"&gt;17&lt;/ref-type&gt;&lt;dates&gt;&lt;year&gt;2003&lt;/year&gt;&lt;/dates&gt;&lt;rec-number&gt;2060&lt;/rec-number&gt;&lt;last-updated-date format="utc"&gt;1775689777&lt;/last-updated-date&gt;&lt;volume&gt;88&lt;/volume&gt;&lt;/record&gt;&lt;/Cite&gt;&lt;/EndNote&gt;</w:instrText>
      </w:r>
      <w:r w:rsidR="0074787B">
        <w:fldChar w:fldCharType="separate"/>
      </w:r>
      <w:r w:rsidR="0074787B">
        <w:rPr>
          <w:noProof/>
        </w:rPr>
        <w:t>(Podsakoff, MacKenzie et al. 2003)</w:t>
      </w:r>
      <w:r w:rsidR="0074787B">
        <w:fldChar w:fldCharType="end"/>
      </w:r>
      <w:r w:rsidR="00AB6001">
        <w:t xml:space="preserve">. </w:t>
      </w:r>
      <w:r w:rsidR="00B73672">
        <w:t>Overall, these findings add to the literature that suggest that ecological and questionnaire measures of affect may be capturing distinct processe</w:t>
      </w:r>
      <w:r w:rsidR="003F43E9">
        <w:t>s</w:t>
      </w:r>
      <w:r w:rsidR="007A517F">
        <w:t xml:space="preserve"> </w:t>
      </w:r>
      <w:r w:rsidR="007A517F">
        <w:fldChar w:fldCharType="begin"/>
      </w:r>
      <w:r w:rsidR="007A517F">
        <w:instrText xml:space="preserve"> ADDIN EN.CITE &lt;EndNote&gt;&lt;Cite&gt;&lt;Author&gt;Kahneman&lt;/Author&gt;&lt;Year&gt;2010&lt;/Year&gt;&lt;IDText&gt;High income improves evaluation of life but not emotional well-being&lt;/IDText&gt;&lt;DisplayText&gt;(Kahneman and Deaton 2010)&lt;/DisplayText&gt;&lt;record&gt;&lt;isbn&gt;0027-8424&lt;/isbn&gt;&lt;titles&gt;&lt;title&gt;High income improves evaluation of life but not emotional well-being&lt;/title&gt;&lt;secondary-title&gt;Proceedings of the national academy of sciences&lt;/secondary-title&gt;&lt;/titles&gt;&lt;pages&gt;16489-16493&lt;/pages&gt;&lt;number&gt;38&lt;/number&gt;&lt;contributors&gt;&lt;authors&gt;&lt;author&gt;Kahneman, Daniel&lt;/author&gt;&lt;author&gt;Deaton, Angus&lt;/author&gt;&lt;/authors&gt;&lt;/contributors&gt;&lt;added-date format="utc"&gt;1775685085&lt;/added-date&gt;&lt;ref-type name="Journal Article"&gt;17&lt;/ref-type&gt;&lt;dates&gt;&lt;year&gt;2010&lt;/year&gt;&lt;/dates&gt;&lt;rec-number&gt;2056&lt;/rec-number&gt;&lt;last-updated-date format="utc"&gt;1775685085&lt;/last-updated-date&gt;&lt;volume&gt;107&lt;/volume&gt;&lt;/record&gt;&lt;/Cite&gt;&lt;/EndNote&gt;</w:instrText>
      </w:r>
      <w:r w:rsidR="007A517F">
        <w:fldChar w:fldCharType="separate"/>
      </w:r>
      <w:r w:rsidR="007A517F">
        <w:rPr>
          <w:noProof/>
        </w:rPr>
        <w:t>(Kahneman and Deaton 2010)</w:t>
      </w:r>
      <w:r w:rsidR="007A517F">
        <w:fldChar w:fldCharType="end"/>
      </w:r>
      <w:r w:rsidR="003F43E9">
        <w:t xml:space="preserve">, with intensive sampling potentially providing greater sensitivity for identifying links to biological processes </w:t>
      </w:r>
      <w:r w:rsidR="00897757">
        <w:fldChar w:fldCharType="begin"/>
      </w:r>
      <w:r w:rsidR="00897757">
        <w:instrText xml:space="preserve"> ADDIN EN.CITE &lt;EndNote&gt;&lt;Cite&gt;&lt;Author&gt;Conner&lt;/Author&gt;&lt;Year&gt;2012&lt;/Year&gt;&lt;IDText&gt;Trends in ambulatory self-report: The role of momentary experience in psychosomatic medicine&lt;/IDText&gt;&lt;DisplayText&gt;(Conner and Barrett 2012)&lt;/DisplayText&gt;&lt;record&gt;&lt;isbn&gt;2998-8748&lt;/isbn&gt;&lt;titles&gt;&lt;title&gt;Trends in ambulatory self-report: The role of momentary experience in psychosomatic medicine&lt;/title&gt;&lt;secondary-title&gt;Biopsychosocial Science and Medicine&lt;/secondary-title&gt;&lt;/titles&gt;&lt;pages&gt;327-337&lt;/pages&gt;&lt;number&gt;4&lt;/number&gt;&lt;contributors&gt;&lt;authors&gt;&lt;author&gt;Conner, Tamlin S&lt;/author&gt;&lt;author&gt;Barrett, Lisa Feldman&lt;/author&gt;&lt;/authors&gt;&lt;/contributors&gt;&lt;added-date format="utc"&gt;1775684947&lt;/added-date&gt;&lt;ref-type name="Journal Article"&gt;17&lt;/ref-type&gt;&lt;dates&gt;&lt;year&gt;2012&lt;/year&gt;&lt;/dates&gt;&lt;rec-number&gt;2055&lt;/rec-number&gt;&lt;last-updated-date format="utc"&gt;1775684947&lt;/last-updated-date&gt;&lt;volume&gt;74&lt;/volume&gt;&lt;/record&gt;&lt;/Cite&gt;&lt;/EndNote&gt;</w:instrText>
      </w:r>
      <w:r w:rsidR="00897757">
        <w:fldChar w:fldCharType="separate"/>
      </w:r>
      <w:r w:rsidR="00897757">
        <w:rPr>
          <w:noProof/>
        </w:rPr>
        <w:t>(Conner and Barrett 2012)</w:t>
      </w:r>
      <w:r w:rsidR="00897757">
        <w:fldChar w:fldCharType="end"/>
      </w:r>
      <w:r w:rsidR="00B73672">
        <w:t>. Additionally, findings were sometimes but not always consistent across negative and positive affect, which is also in line with the literature showing some shared and some distinct mechanisms</w:t>
      </w:r>
      <w:r w:rsidR="00167323">
        <w:t xml:space="preserve"> </w:t>
      </w:r>
      <w:r w:rsidR="00167323">
        <w:fldChar w:fldCharType="begin"/>
      </w:r>
      <w:r w:rsidR="00DD0468">
        <w:instrText xml:space="preserve"> ADDIN EN.CITE &lt;EndNote&gt;&lt;Cite&gt;&lt;Author&gt;Zhang&lt;/Author&gt;&lt;Year&gt;2025&lt;/Year&gt;&lt;IDText&gt;The brain bases of emotion generation and emotion regulation&lt;/IDText&gt;&lt;DisplayText&gt;(Lindquist, Wager et al. 2012, Zhang, Bo et al. 2025)&lt;/DisplayText&gt;&lt;record&gt;&lt;isbn&gt;1364-6613&lt;/isbn&gt;&lt;titles&gt;&lt;title&gt;The brain bases of emotion generation and emotion regulation&lt;/title&gt;&lt;secondary-title&gt;Trends in Cognitive Sciences&lt;/secondary-title&gt;&lt;/titles&gt;&lt;contributors&gt;&lt;authors&gt;&lt;author&gt;Zhang, Jin-Xiao&lt;/author&gt;&lt;author&gt;Bo, Ke&lt;/author&gt;&lt;author&gt;Wager, Tor D&lt;/author&gt;&lt;author&gt;Gross, James J&lt;/author&gt;&lt;/authors&gt;&lt;/contributors&gt;&lt;added-date format="utc"&gt;1756239969&lt;/added-date&gt;&lt;ref-type name="Journal Article"&gt;17&lt;/ref-type&gt;&lt;dates&gt;&lt;year&gt;2025&lt;/year&gt;&lt;/dates&gt;&lt;rec-number&gt;1986&lt;/rec-number&gt;&lt;last-updated-date format="utc"&gt;1756239969&lt;/last-updated-date&gt;&lt;/record&gt;&lt;/Cite&gt;&lt;Cite&gt;&lt;Author&gt;Lindquist&lt;/Author&gt;&lt;Year&gt;2012&lt;/Year&gt;&lt;IDText&gt;The brain basis of emotion: A meta-analytic review&lt;/IDText&gt;&lt;record&gt;&lt;dates&gt;&lt;pub-dates&gt;&lt;date&gt;Jun&lt;/date&gt;&lt;/pub-dates&gt;&lt;year&gt;2012&lt;/year&gt;&lt;/dates&gt;&lt;urls&gt;&lt;related-urls&gt;&lt;url&gt;&amp;lt;Go to ISI&amp;gt;://WOS:000304355000001&lt;/url&gt;&lt;/related-urls&gt;&lt;/urls&gt;&lt;isbn&gt;0140-525X&lt;/isbn&gt;&lt;titles&gt;&lt;title&gt;The brain basis of emotion: A meta-analytic review&lt;/title&gt;&lt;secondary-title&gt;Behavioral and Brain Sciences&lt;/secondary-title&gt;&lt;short-title&gt;The brain basis of emotion: A meta-analytic review&lt;/short-title&gt;&lt;/titles&gt;&lt;pages&gt;121-143&lt;/pages&gt;&lt;number&gt;3&lt;/number&gt;&lt;contributors&gt;&lt;authors&gt;&lt;author&gt;Lindquist, Kristen A.&lt;/author&gt;&lt;author&gt;Wager, Tor D.&lt;/author&gt;&lt;author&gt;Kober, Hedy&lt;/author&gt;&lt;author&gt;Bliss-Moreau, Eliza&lt;/author&gt;&lt;author&gt;Barrett, Lisa Feldman&lt;/author&gt;&lt;/authors&gt;&lt;/contributors&gt;&lt;added-date format="utc"&gt;1683656471&lt;/added-date&gt;&lt;ref-type name="Journal Article"&gt;17&lt;/ref-type&gt;&lt;rec-number&gt;788&lt;/rec-number&gt;&lt;last-updated-date format="utc"&gt;1683656471&lt;/last-updated-date&gt;&lt;accession-num&gt;WOS:000304355000001&lt;/accession-num&gt;&lt;electronic-resource-num&gt;10.1017/s0140525x11000446&lt;/electronic-resource-num&gt;&lt;volume&gt;35&lt;/volume&gt;&lt;/record&gt;&lt;/Cite&gt;&lt;/EndNote&gt;</w:instrText>
      </w:r>
      <w:r w:rsidR="00167323">
        <w:fldChar w:fldCharType="separate"/>
      </w:r>
      <w:r w:rsidR="00DD0468">
        <w:rPr>
          <w:noProof/>
        </w:rPr>
        <w:t>(Lindquist, Wager et al. 2012, Zhang, Bo et al. 2025)</w:t>
      </w:r>
      <w:r w:rsidR="00167323">
        <w:fldChar w:fldCharType="end"/>
      </w:r>
      <w:r w:rsidR="00B73672">
        <w:t xml:space="preserve">. </w:t>
      </w:r>
    </w:p>
    <w:p w14:paraId="5AE0F49A" w14:textId="2E86A351" w:rsidR="008E0FC7" w:rsidRDefault="0047098E" w:rsidP="001A7982">
      <w:r>
        <w:lastRenderedPageBreak/>
        <w:t>This study has several limitations. Firstly, there is some overlap in participants with the original paper. Although it is roughly 10 years later</w:t>
      </w:r>
      <w:r w:rsidR="00B33122">
        <w:t xml:space="preserve"> and</w:t>
      </w:r>
      <w:r>
        <w:t xml:space="preserve"> results partially replicated in the smaller subsample</w:t>
      </w:r>
      <w:r w:rsidR="00B33122">
        <w:t>, it is worth considering when evaluating the findings. Second, there were several deviations from pre-registration</w:t>
      </w:r>
      <w:r w:rsidR="00CA525B">
        <w:t xml:space="preserve"> (</w:t>
      </w:r>
      <w:r w:rsidR="00CA525B">
        <w:rPr>
          <w:b/>
          <w:bCs/>
        </w:rPr>
        <w:t>Table 1</w:t>
      </w:r>
      <w:r w:rsidR="00CA525B">
        <w:t>)</w:t>
      </w:r>
      <w:r w:rsidR="00B33122">
        <w:t xml:space="preserve">. Several of these reflected well-justified methodological choices from the original paper that were overlooked by the authors, highlighting the need for care when pre-registering methodological details. </w:t>
      </w:r>
      <w:r w:rsidR="00B86773">
        <w:t>Other</w:t>
      </w:r>
      <w:r w:rsidR="00B33122">
        <w:t xml:space="preserve"> choices reflected issues that arose when examining the data, either in data cleaning, preprocessing, or preliminary analyses. This </w:t>
      </w:r>
      <w:r w:rsidR="009B1933">
        <w:t>is a well-known issue with pre-registration, where there is a need to balance pre-registering early in the process prior to looking at the data (to reduce opportunities for researcher degrees of freedom) with making the correct choices for statistical correctness. This is particularly challenging for neuroimaging analyses, where there are increased preprocessing and analysis choices</w:t>
      </w:r>
      <w:r w:rsidR="00142506">
        <w:t xml:space="preserve"> </w:t>
      </w:r>
      <w:r w:rsidR="00142506">
        <w:fldChar w:fldCharType="begin"/>
      </w:r>
      <w:r w:rsidR="00142506">
        <w:instrText xml:space="preserve"> ADDIN EN.CITE &lt;EndNote&gt;&lt;Cite&gt;&lt;Author&gt;Carp&lt;/Author&gt;&lt;Year&gt;2012&lt;/Year&gt;&lt;IDText&gt;The secret lives of experiments: methods reporting in the fMRI literature&lt;/IDText&gt;&lt;DisplayText&gt;(Carp 2012)&lt;/DisplayText&gt;&lt;record&gt;&lt;isbn&gt;1053-8119&lt;/isbn&gt;&lt;titles&gt;&lt;title&gt;The secret lives of experiments: methods reporting in the fMRI literature&lt;/title&gt;&lt;secondary-title&gt;Neuroimage&lt;/secondary-title&gt;&lt;/titles&gt;&lt;pages&gt;289-300&lt;/pages&gt;&lt;number&gt;1&lt;/number&gt;&lt;contributors&gt;&lt;authors&gt;&lt;author&gt;Carp, Joshua&lt;/author&gt;&lt;/authors&gt;&lt;/contributors&gt;&lt;added-date format="utc"&gt;1776441206&lt;/added-date&gt;&lt;ref-type name="Journal Article"&gt;17&lt;/ref-type&gt;&lt;dates&gt;&lt;year&gt;2012&lt;/year&gt;&lt;/dates&gt;&lt;rec-number&gt;2062&lt;/rec-number&gt;&lt;last-updated-date format="utc"&gt;1776441206&lt;/last-updated-date&gt;&lt;volume&gt;63&lt;/volume&gt;&lt;/record&gt;&lt;/Cite&gt;&lt;/EndNote&gt;</w:instrText>
      </w:r>
      <w:r w:rsidR="00142506">
        <w:fldChar w:fldCharType="separate"/>
      </w:r>
      <w:r w:rsidR="00142506">
        <w:rPr>
          <w:noProof/>
        </w:rPr>
        <w:t>(Carp 2012)</w:t>
      </w:r>
      <w:r w:rsidR="00142506">
        <w:fldChar w:fldCharType="end"/>
      </w:r>
      <w:r w:rsidR="009B1933">
        <w:t>, and sample size can be significantly reduced due to quality control procedures. We aimed to make choices that best balanced pre-registration an</w:t>
      </w:r>
      <w:r w:rsidR="00124A1E">
        <w:t>d</w:t>
      </w:r>
      <w:r w:rsidR="009B1933">
        <w:t xml:space="preserve"> statistical correct</w:t>
      </w:r>
      <w:r w:rsidR="00124A1E">
        <w:t>ness</w:t>
      </w:r>
      <w:r w:rsidR="009B1933">
        <w:t xml:space="preserve"> and we hope that researchers aiming to perform pre-registered neuroimaging analyses can learn from our approach</w:t>
      </w:r>
      <w:r w:rsidR="0096400D">
        <w:t>, potentially generating multi-stage registrations that account for the need to understand the data before pre-registering hypotheses and analysis/preprocessing procedures.</w:t>
      </w:r>
      <w:r w:rsidR="00B815B7">
        <w:t xml:space="preserve"> However, these deviations should still be a consideration when interpreting these finding. </w:t>
      </w:r>
      <w:r w:rsidR="007D5718">
        <w:t xml:space="preserve">Finally, the task and questionnaire used here was not best-suited for examination of emotion regulation. Although </w:t>
      </w:r>
      <w:r w:rsidR="005B015A">
        <w:t>our hypothesis that this task would engage model-free emotion regulation was supported by the between-subject findings</w:t>
      </w:r>
      <w:r w:rsidR="007D5718">
        <w:t xml:space="preserve">, </w:t>
      </w:r>
      <w:r w:rsidR="005B015A">
        <w:t xml:space="preserve">the negative condition did not appear to significantly </w:t>
      </w:r>
      <w:r w:rsidR="00971B3E">
        <w:t>recruit this circuitry on average</w:t>
      </w:r>
      <w:r w:rsidR="007D5718">
        <w:t xml:space="preserve">, as shown by the lack of condition differences in vmPFC-amygdala </w:t>
      </w:r>
      <w:r w:rsidR="00971B3E">
        <w:t>connectivity</w:t>
      </w:r>
      <w:r w:rsidR="007D5718">
        <w:t xml:space="preserve">. Other tasks that are designed directly to probe </w:t>
      </w:r>
      <w:r w:rsidR="003741FF">
        <w:t>model-free</w:t>
      </w:r>
      <w:r w:rsidR="007D5718">
        <w:t xml:space="preserve"> emotion regulation (e.g., fear conditioning and the emotional </w:t>
      </w:r>
      <w:r w:rsidR="00AA5D02">
        <w:t>Stroop</w:t>
      </w:r>
      <w:r w:rsidR="007D5718">
        <w:t>), along with tasks aimed at examining</w:t>
      </w:r>
      <w:r w:rsidR="003741FF">
        <w:t xml:space="preserve"> model-based strategy engagement and success, are needed to better understand these mechanisms. </w:t>
      </w:r>
    </w:p>
    <w:p w14:paraId="3C96E6AC" w14:textId="77777777" w:rsidR="00142506" w:rsidRPr="00142506" w:rsidRDefault="008E0FC7" w:rsidP="00142506">
      <w:pPr>
        <w:pStyle w:val="EndNoteBibliographyTitle"/>
        <w:rPr>
          <w:noProof/>
        </w:rPr>
      </w:pPr>
      <w:r>
        <w:fldChar w:fldCharType="begin"/>
      </w:r>
      <w:r>
        <w:instrText xml:space="preserve"> ADDIN EN.REFLIST </w:instrText>
      </w:r>
      <w:r>
        <w:fldChar w:fldCharType="separate"/>
      </w:r>
      <w:r w:rsidR="00142506" w:rsidRPr="00142506">
        <w:rPr>
          <w:noProof/>
        </w:rPr>
        <w:t>References</w:t>
      </w:r>
    </w:p>
    <w:p w14:paraId="49AE065D" w14:textId="77777777" w:rsidR="00142506" w:rsidRPr="00142506" w:rsidRDefault="00142506" w:rsidP="00142506">
      <w:pPr>
        <w:pStyle w:val="EndNoteBibliographyTitle"/>
        <w:rPr>
          <w:noProof/>
        </w:rPr>
      </w:pPr>
    </w:p>
    <w:p w14:paraId="4E8CC373" w14:textId="77777777" w:rsidR="00142506" w:rsidRPr="00142506" w:rsidRDefault="00142506" w:rsidP="00142506">
      <w:pPr>
        <w:pStyle w:val="EndNoteBibliography"/>
        <w:spacing w:after="0"/>
        <w:rPr>
          <w:noProof/>
        </w:rPr>
      </w:pPr>
      <w:r w:rsidRPr="00142506">
        <w:rPr>
          <w:noProof/>
        </w:rPr>
        <w:t xml:space="preserve">Alexopoulos, G. S. (2019). "Mechanisms and treatment of late-life depression." </w:t>
      </w:r>
      <w:r w:rsidRPr="00142506">
        <w:rPr>
          <w:noProof/>
          <w:u w:val="single"/>
        </w:rPr>
        <w:t>Translational psychiatry</w:t>
      </w:r>
      <w:r w:rsidRPr="00142506">
        <w:rPr>
          <w:noProof/>
        </w:rPr>
        <w:t xml:space="preserve"> </w:t>
      </w:r>
      <w:r w:rsidRPr="00142506">
        <w:rPr>
          <w:b/>
          <w:noProof/>
        </w:rPr>
        <w:t>9</w:t>
      </w:r>
      <w:r w:rsidRPr="00142506">
        <w:rPr>
          <w:noProof/>
        </w:rPr>
        <w:t>(1): 1-16.</w:t>
      </w:r>
    </w:p>
    <w:p w14:paraId="7E578436" w14:textId="77777777" w:rsidR="00142506" w:rsidRPr="00142506" w:rsidRDefault="00142506" w:rsidP="00142506">
      <w:pPr>
        <w:pStyle w:val="EndNoteBibliography"/>
        <w:spacing w:after="0"/>
        <w:rPr>
          <w:noProof/>
        </w:rPr>
      </w:pPr>
      <w:r w:rsidRPr="00142506">
        <w:rPr>
          <w:noProof/>
        </w:rPr>
        <w:t xml:space="preserve">Anthony, M., A. Turnbull, D. Tadin and F. V. Lin (2024). "Positive affect disrupts neurodegeneration effects on cognitive training plasticity in older adults." </w:t>
      </w:r>
      <w:r w:rsidRPr="00142506">
        <w:rPr>
          <w:noProof/>
          <w:u w:val="single"/>
        </w:rPr>
        <w:t>Social cognitive and affective neuroscience</w:t>
      </w:r>
      <w:r w:rsidRPr="00142506">
        <w:rPr>
          <w:noProof/>
        </w:rPr>
        <w:t xml:space="preserve"> </w:t>
      </w:r>
      <w:r w:rsidRPr="00142506">
        <w:rPr>
          <w:b/>
          <w:noProof/>
        </w:rPr>
        <w:t>19</w:t>
      </w:r>
      <w:r w:rsidRPr="00142506">
        <w:rPr>
          <w:noProof/>
        </w:rPr>
        <w:t>(1): nsae004.</w:t>
      </w:r>
    </w:p>
    <w:p w14:paraId="5C6D96EE" w14:textId="77777777" w:rsidR="00142506" w:rsidRPr="00142506" w:rsidRDefault="00142506" w:rsidP="00142506">
      <w:pPr>
        <w:pStyle w:val="EndNoteBibliography"/>
        <w:spacing w:after="0"/>
        <w:rPr>
          <w:noProof/>
        </w:rPr>
      </w:pPr>
      <w:r w:rsidRPr="00142506">
        <w:rPr>
          <w:noProof/>
        </w:rPr>
        <w:t xml:space="preserve">Beaupré, M., N. Cheung and U. Hess (2000). "The Montreal set of facial displays of emotion." </w:t>
      </w:r>
      <w:r w:rsidRPr="00142506">
        <w:rPr>
          <w:noProof/>
          <w:u w:val="single"/>
        </w:rPr>
        <w:t>Montreal, Quebec, Canada</w:t>
      </w:r>
      <w:r w:rsidRPr="00142506">
        <w:rPr>
          <w:noProof/>
        </w:rPr>
        <w:t>.</w:t>
      </w:r>
    </w:p>
    <w:p w14:paraId="1139732D" w14:textId="77777777" w:rsidR="00142506" w:rsidRPr="00142506" w:rsidRDefault="00142506" w:rsidP="00142506">
      <w:pPr>
        <w:pStyle w:val="EndNoteBibliography"/>
        <w:spacing w:after="0"/>
        <w:rPr>
          <w:noProof/>
        </w:rPr>
      </w:pPr>
      <w:r w:rsidRPr="00142506">
        <w:rPr>
          <w:noProof/>
        </w:rPr>
        <w:t xml:space="preserve">Botvinik-Nezer, R., F. Holzmeister, C. F. Camerer, A. Dreber, J. Huber, M. Johannesson, M. Kirchler, R. Iwanir, J. A. Mumford and R. A. Adcock (2020). "Variability in the analysis of a single neuroimaging dataset by many teams." </w:t>
      </w:r>
      <w:r w:rsidRPr="00142506">
        <w:rPr>
          <w:noProof/>
          <w:u w:val="single"/>
        </w:rPr>
        <w:t>Nature</w:t>
      </w:r>
      <w:r w:rsidRPr="00142506">
        <w:rPr>
          <w:noProof/>
        </w:rPr>
        <w:t xml:space="preserve"> </w:t>
      </w:r>
      <w:r w:rsidRPr="00142506">
        <w:rPr>
          <w:b/>
          <w:noProof/>
        </w:rPr>
        <w:t>582</w:t>
      </w:r>
      <w:r w:rsidRPr="00142506">
        <w:rPr>
          <w:noProof/>
        </w:rPr>
        <w:t>(7810): 84-88.</w:t>
      </w:r>
    </w:p>
    <w:p w14:paraId="47F5D6B9" w14:textId="77777777" w:rsidR="00142506" w:rsidRPr="00142506" w:rsidRDefault="00142506" w:rsidP="00142506">
      <w:pPr>
        <w:pStyle w:val="EndNoteBibliography"/>
        <w:spacing w:after="0"/>
        <w:rPr>
          <w:noProof/>
        </w:rPr>
      </w:pPr>
      <w:r w:rsidRPr="00142506">
        <w:rPr>
          <w:noProof/>
        </w:rPr>
        <w:lastRenderedPageBreak/>
        <w:t xml:space="preserve">Carp, J. (2012). "The secret lives of experiments: methods reporting in the fMRI literature." </w:t>
      </w:r>
      <w:r w:rsidRPr="00142506">
        <w:rPr>
          <w:noProof/>
          <w:u w:val="single"/>
        </w:rPr>
        <w:t>Neuroimage</w:t>
      </w:r>
      <w:r w:rsidRPr="00142506">
        <w:rPr>
          <w:noProof/>
        </w:rPr>
        <w:t xml:space="preserve"> </w:t>
      </w:r>
      <w:r w:rsidRPr="00142506">
        <w:rPr>
          <w:b/>
          <w:noProof/>
        </w:rPr>
        <w:t>63</w:t>
      </w:r>
      <w:r w:rsidRPr="00142506">
        <w:rPr>
          <w:noProof/>
        </w:rPr>
        <w:t>(1): 289-300.</w:t>
      </w:r>
    </w:p>
    <w:p w14:paraId="272290B9" w14:textId="77777777" w:rsidR="00142506" w:rsidRPr="00142506" w:rsidRDefault="00142506" w:rsidP="00142506">
      <w:pPr>
        <w:pStyle w:val="EndNoteBibliography"/>
        <w:spacing w:after="0"/>
        <w:rPr>
          <w:noProof/>
        </w:rPr>
      </w:pPr>
      <w:r w:rsidRPr="00142506">
        <w:rPr>
          <w:noProof/>
        </w:rPr>
        <w:t xml:space="preserve">Conner, T. S. and L. F. Barrett (2012). "Trends in ambulatory self-report: The role of momentary experience in psychosomatic medicine." </w:t>
      </w:r>
      <w:r w:rsidRPr="00142506">
        <w:rPr>
          <w:noProof/>
          <w:u w:val="single"/>
        </w:rPr>
        <w:t>Biopsychosocial Science and Medicine</w:t>
      </w:r>
      <w:r w:rsidRPr="00142506">
        <w:rPr>
          <w:noProof/>
        </w:rPr>
        <w:t xml:space="preserve"> </w:t>
      </w:r>
      <w:r w:rsidRPr="00142506">
        <w:rPr>
          <w:b/>
          <w:noProof/>
        </w:rPr>
        <w:t>74</w:t>
      </w:r>
      <w:r w:rsidRPr="00142506">
        <w:rPr>
          <w:noProof/>
        </w:rPr>
        <w:t>(4): 327-337.</w:t>
      </w:r>
    </w:p>
    <w:p w14:paraId="1F384943" w14:textId="77777777" w:rsidR="00142506" w:rsidRPr="00142506" w:rsidRDefault="00142506" w:rsidP="00142506">
      <w:pPr>
        <w:pStyle w:val="EndNoteBibliography"/>
        <w:spacing w:after="0"/>
        <w:rPr>
          <w:noProof/>
        </w:rPr>
      </w:pPr>
      <w:r w:rsidRPr="00142506">
        <w:rPr>
          <w:noProof/>
        </w:rPr>
        <w:t xml:space="preserve">Etkin, A., C. Büchel and J. J. Gross (2015). "The neural bases of emotion regulation." </w:t>
      </w:r>
      <w:r w:rsidRPr="00142506">
        <w:rPr>
          <w:noProof/>
          <w:u w:val="single"/>
        </w:rPr>
        <w:t>Nature reviews neuroscience</w:t>
      </w:r>
      <w:r w:rsidRPr="00142506">
        <w:rPr>
          <w:noProof/>
        </w:rPr>
        <w:t xml:space="preserve"> </w:t>
      </w:r>
      <w:r w:rsidRPr="00142506">
        <w:rPr>
          <w:b/>
          <w:noProof/>
        </w:rPr>
        <w:t>16</w:t>
      </w:r>
      <w:r w:rsidRPr="00142506">
        <w:rPr>
          <w:noProof/>
        </w:rPr>
        <w:t>(11): 693-700.</w:t>
      </w:r>
    </w:p>
    <w:p w14:paraId="391ECEC6" w14:textId="77777777" w:rsidR="00142506" w:rsidRPr="00142506" w:rsidRDefault="00142506" w:rsidP="00142506">
      <w:pPr>
        <w:pStyle w:val="EndNoteBibliography"/>
        <w:spacing w:after="0"/>
        <w:rPr>
          <w:noProof/>
        </w:rPr>
      </w:pPr>
      <w:r w:rsidRPr="00142506">
        <w:rPr>
          <w:noProof/>
        </w:rPr>
        <w:t xml:space="preserve">Hu, M., X. Shu, X. Wu, F. Chen, H. Hu, J. Zhang, P. Yan and H. Feng (2020). "Neuropsychiatric symptoms as prognostic makers for the elderly with mild cognitive impairment: a meta-analysis." </w:t>
      </w:r>
      <w:r w:rsidRPr="00142506">
        <w:rPr>
          <w:noProof/>
          <w:u w:val="single"/>
        </w:rPr>
        <w:t>Journal of Affective Disorders</w:t>
      </w:r>
      <w:r w:rsidRPr="00142506">
        <w:rPr>
          <w:noProof/>
        </w:rPr>
        <w:t xml:space="preserve"> </w:t>
      </w:r>
      <w:r w:rsidRPr="00142506">
        <w:rPr>
          <w:b/>
          <w:noProof/>
        </w:rPr>
        <w:t>271</w:t>
      </w:r>
      <w:r w:rsidRPr="00142506">
        <w:rPr>
          <w:noProof/>
        </w:rPr>
        <w:t>: 185-192.</w:t>
      </w:r>
    </w:p>
    <w:p w14:paraId="3E32A0A3" w14:textId="77777777" w:rsidR="00142506" w:rsidRPr="00142506" w:rsidRDefault="00142506" w:rsidP="00142506">
      <w:pPr>
        <w:pStyle w:val="EndNoteBibliography"/>
        <w:spacing w:after="0"/>
        <w:rPr>
          <w:noProof/>
        </w:rPr>
      </w:pPr>
      <w:r w:rsidRPr="00142506">
        <w:rPr>
          <w:noProof/>
        </w:rPr>
        <w:t xml:space="preserve">Kahneman, D. and A. Deaton (2010). "High income improves evaluation of life but not emotional well-being." </w:t>
      </w:r>
      <w:r w:rsidRPr="00142506">
        <w:rPr>
          <w:noProof/>
          <w:u w:val="single"/>
        </w:rPr>
        <w:t>Proceedings of the national academy of sciences</w:t>
      </w:r>
      <w:r w:rsidRPr="00142506">
        <w:rPr>
          <w:noProof/>
        </w:rPr>
        <w:t xml:space="preserve"> </w:t>
      </w:r>
      <w:r w:rsidRPr="00142506">
        <w:rPr>
          <w:b/>
          <w:noProof/>
        </w:rPr>
        <w:t>107</w:t>
      </w:r>
      <w:r w:rsidRPr="00142506">
        <w:rPr>
          <w:noProof/>
        </w:rPr>
        <w:t>(38): 16489-16493.</w:t>
      </w:r>
    </w:p>
    <w:p w14:paraId="17EEDFA5" w14:textId="77777777" w:rsidR="00142506" w:rsidRPr="00142506" w:rsidRDefault="00142506" w:rsidP="00142506">
      <w:pPr>
        <w:pStyle w:val="EndNoteBibliography"/>
        <w:spacing w:after="0"/>
        <w:rPr>
          <w:noProof/>
        </w:rPr>
      </w:pPr>
      <w:r w:rsidRPr="00142506">
        <w:rPr>
          <w:noProof/>
        </w:rPr>
        <w:t xml:space="preserve">Lang, P. J., M. M. Bradley and B. N. Cuthbert (1997). "International affective picture system (IAPS): Technical manual and affective ratings." </w:t>
      </w:r>
      <w:r w:rsidRPr="00142506">
        <w:rPr>
          <w:noProof/>
          <w:u w:val="single"/>
        </w:rPr>
        <w:t>NIMH Center for the Study of Emotion and Attention</w:t>
      </w:r>
      <w:r w:rsidRPr="00142506">
        <w:rPr>
          <w:noProof/>
        </w:rPr>
        <w:t xml:space="preserve"> </w:t>
      </w:r>
      <w:r w:rsidRPr="00142506">
        <w:rPr>
          <w:b/>
          <w:noProof/>
        </w:rPr>
        <w:t>1</w:t>
      </w:r>
      <w:r w:rsidRPr="00142506">
        <w:rPr>
          <w:noProof/>
        </w:rPr>
        <w:t>(39-58): 3.</w:t>
      </w:r>
    </w:p>
    <w:p w14:paraId="71E7EF39" w14:textId="77777777" w:rsidR="00142506" w:rsidRPr="00142506" w:rsidRDefault="00142506" w:rsidP="00142506">
      <w:pPr>
        <w:pStyle w:val="EndNoteBibliography"/>
        <w:spacing w:after="0"/>
        <w:rPr>
          <w:noProof/>
        </w:rPr>
      </w:pPr>
      <w:r w:rsidRPr="00142506">
        <w:rPr>
          <w:noProof/>
        </w:rPr>
        <w:t xml:space="preserve">Lindquist, K. A., T. D. Wager, H. Kober, E. Bliss-Moreau and L. F. Barrett (2012). "The brain basis of emotion: A meta-analytic review." </w:t>
      </w:r>
      <w:r w:rsidRPr="00142506">
        <w:rPr>
          <w:noProof/>
          <w:u w:val="single"/>
        </w:rPr>
        <w:t>Behavioral and Brain Sciences</w:t>
      </w:r>
      <w:r w:rsidRPr="00142506">
        <w:rPr>
          <w:noProof/>
        </w:rPr>
        <w:t xml:space="preserve"> </w:t>
      </w:r>
      <w:r w:rsidRPr="00142506">
        <w:rPr>
          <w:b/>
          <w:noProof/>
        </w:rPr>
        <w:t>35</w:t>
      </w:r>
      <w:r w:rsidRPr="00142506">
        <w:rPr>
          <w:noProof/>
        </w:rPr>
        <w:t>(3): 121-143.</w:t>
      </w:r>
    </w:p>
    <w:p w14:paraId="723E5546" w14:textId="77777777" w:rsidR="00142506" w:rsidRPr="00142506" w:rsidRDefault="00142506" w:rsidP="00142506">
      <w:pPr>
        <w:pStyle w:val="EndNoteBibliography"/>
        <w:spacing w:after="0"/>
        <w:rPr>
          <w:noProof/>
        </w:rPr>
      </w:pPr>
      <w:r w:rsidRPr="00142506">
        <w:rPr>
          <w:noProof/>
        </w:rPr>
        <w:t xml:space="preserve">Marek, S., B. Tervo-Clemmens, F. J. Calabro, D. F. Montez, B. P. Kay, A. S. Hatoum, M. R. Donohue, W. Foran, R. L. Miller and T. J. Hendrickson (2022). "Reproducible brain-wide association studies require thousands of individuals." </w:t>
      </w:r>
      <w:r w:rsidRPr="00142506">
        <w:rPr>
          <w:noProof/>
          <w:u w:val="single"/>
        </w:rPr>
        <w:t>Nature</w:t>
      </w:r>
      <w:r w:rsidRPr="00142506">
        <w:rPr>
          <w:noProof/>
        </w:rPr>
        <w:t xml:space="preserve"> </w:t>
      </w:r>
      <w:r w:rsidRPr="00142506">
        <w:rPr>
          <w:b/>
          <w:noProof/>
        </w:rPr>
        <w:t>603</w:t>
      </w:r>
      <w:r w:rsidRPr="00142506">
        <w:rPr>
          <w:noProof/>
        </w:rPr>
        <w:t>(7902): 654-660.</w:t>
      </w:r>
    </w:p>
    <w:p w14:paraId="1ED104DF" w14:textId="77777777" w:rsidR="00142506" w:rsidRPr="00142506" w:rsidRDefault="00142506" w:rsidP="00142506">
      <w:pPr>
        <w:pStyle w:val="EndNoteBibliography"/>
        <w:spacing w:after="0"/>
        <w:rPr>
          <w:noProof/>
        </w:rPr>
      </w:pPr>
      <w:r w:rsidRPr="00142506">
        <w:rPr>
          <w:noProof/>
        </w:rPr>
        <w:t xml:space="preserve">Masharipov, R., I. Knyazeva, A. Korotkov, D. Cherednichenko and M. Kireev (2024). "Comparison of whole-brain task-modulated functional connectivity methods for fMRI task connectomics." </w:t>
      </w:r>
      <w:r w:rsidRPr="00142506">
        <w:rPr>
          <w:noProof/>
          <w:u w:val="single"/>
        </w:rPr>
        <w:t>Communications biology</w:t>
      </w:r>
      <w:r w:rsidRPr="00142506">
        <w:rPr>
          <w:noProof/>
        </w:rPr>
        <w:t xml:space="preserve"> </w:t>
      </w:r>
      <w:r w:rsidRPr="00142506">
        <w:rPr>
          <w:b/>
          <w:noProof/>
        </w:rPr>
        <w:t>7</w:t>
      </w:r>
      <w:r w:rsidRPr="00142506">
        <w:rPr>
          <w:noProof/>
        </w:rPr>
        <w:t>(1): 1402.</w:t>
      </w:r>
    </w:p>
    <w:p w14:paraId="537B3F07" w14:textId="77777777" w:rsidR="00142506" w:rsidRPr="00142506" w:rsidRDefault="00142506" w:rsidP="00142506">
      <w:pPr>
        <w:pStyle w:val="EndNoteBibliography"/>
        <w:spacing w:after="0"/>
        <w:rPr>
          <w:noProof/>
        </w:rPr>
      </w:pPr>
      <w:r w:rsidRPr="00142506">
        <w:rPr>
          <w:noProof/>
        </w:rPr>
        <w:t>Mather, M. (2012). "The emotion paradox in the aging brain."</w:t>
      </w:r>
    </w:p>
    <w:p w14:paraId="34ACAC62" w14:textId="77777777" w:rsidR="00142506" w:rsidRPr="00142506" w:rsidRDefault="00142506" w:rsidP="00142506">
      <w:pPr>
        <w:pStyle w:val="EndNoteBibliography"/>
        <w:spacing w:after="0"/>
        <w:rPr>
          <w:noProof/>
        </w:rPr>
      </w:pPr>
      <w:r w:rsidRPr="00142506">
        <w:rPr>
          <w:noProof/>
        </w:rPr>
        <w:t xml:space="preserve">Messer, K., J. Matas, J. Kittler, J. Luettin and G. Maitre (1999). </w:t>
      </w:r>
      <w:r w:rsidRPr="00142506">
        <w:rPr>
          <w:noProof/>
          <w:u w:val="single"/>
        </w:rPr>
        <w:t>XM2VTSDB: The extended M2VTS database</w:t>
      </w:r>
      <w:r w:rsidRPr="00142506">
        <w:rPr>
          <w:noProof/>
        </w:rPr>
        <w:t>. Second international conference on audio and video-based biometric person authentication.</w:t>
      </w:r>
    </w:p>
    <w:p w14:paraId="3DD8685B" w14:textId="77777777" w:rsidR="00142506" w:rsidRPr="00142506" w:rsidRDefault="00142506" w:rsidP="00142506">
      <w:pPr>
        <w:pStyle w:val="EndNoteBibliography"/>
        <w:spacing w:after="0"/>
        <w:rPr>
          <w:noProof/>
        </w:rPr>
      </w:pPr>
      <w:r w:rsidRPr="00142506">
        <w:rPr>
          <w:noProof/>
        </w:rPr>
        <w:t xml:space="preserve">Mooraj, Z., A. Salami, K. L. Campbell, M. J. Dahl, J. Q. Kosciessa, M. R. Nassar, M. Werkle-Bergner, F. I. Craik, U. Lindenberger and U. Mayr (2025). "Toward a functional future for the cognitive neuroscience of human aging." </w:t>
      </w:r>
      <w:r w:rsidRPr="00142506">
        <w:rPr>
          <w:noProof/>
          <w:u w:val="single"/>
        </w:rPr>
        <w:t>Neuron</w:t>
      </w:r>
      <w:r w:rsidRPr="00142506">
        <w:rPr>
          <w:noProof/>
        </w:rPr>
        <w:t xml:space="preserve"> </w:t>
      </w:r>
      <w:r w:rsidRPr="00142506">
        <w:rPr>
          <w:b/>
          <w:noProof/>
        </w:rPr>
        <w:t>113</w:t>
      </w:r>
      <w:r w:rsidRPr="00142506">
        <w:rPr>
          <w:noProof/>
        </w:rPr>
        <w:t>(1): 154-183.</w:t>
      </w:r>
    </w:p>
    <w:p w14:paraId="6946B23F" w14:textId="77777777" w:rsidR="00142506" w:rsidRPr="00142506" w:rsidRDefault="00142506" w:rsidP="00142506">
      <w:pPr>
        <w:pStyle w:val="EndNoteBibliography"/>
        <w:spacing w:after="0"/>
        <w:rPr>
          <w:noProof/>
        </w:rPr>
      </w:pPr>
      <w:r w:rsidRPr="00142506">
        <w:rPr>
          <w:noProof/>
        </w:rPr>
        <w:t xml:space="preserve">Podsakoff, P. M., S. B. MacKenzie, J.-Y. Lee and N. P. Podsakoff (2003). "Common method biases in behavioral research: a critical review of the literature and recommended remedies." </w:t>
      </w:r>
      <w:r w:rsidRPr="00142506">
        <w:rPr>
          <w:noProof/>
          <w:u w:val="single"/>
        </w:rPr>
        <w:t>Journal of applied psychology</w:t>
      </w:r>
      <w:r w:rsidRPr="00142506">
        <w:rPr>
          <w:noProof/>
        </w:rPr>
        <w:t xml:space="preserve"> </w:t>
      </w:r>
      <w:r w:rsidRPr="00142506">
        <w:rPr>
          <w:b/>
          <w:noProof/>
        </w:rPr>
        <w:t>88</w:t>
      </w:r>
      <w:r w:rsidRPr="00142506">
        <w:rPr>
          <w:noProof/>
        </w:rPr>
        <w:t>(5): 879.</w:t>
      </w:r>
    </w:p>
    <w:p w14:paraId="770F59C8" w14:textId="77777777" w:rsidR="00142506" w:rsidRPr="00142506" w:rsidRDefault="00142506" w:rsidP="00142506">
      <w:pPr>
        <w:pStyle w:val="EndNoteBibliography"/>
        <w:spacing w:after="0"/>
        <w:rPr>
          <w:noProof/>
        </w:rPr>
      </w:pPr>
      <w:r w:rsidRPr="00142506">
        <w:rPr>
          <w:noProof/>
        </w:rPr>
        <w:t xml:space="preserve">Power, J. D., K. A. Barnes, A. Z. Snyder, B. L. Schlaggar and S. E. Petersen (2012). "Spurious but systematic correlations in functional connectivity MRI networks arise from subject motion." </w:t>
      </w:r>
      <w:r w:rsidRPr="00142506">
        <w:rPr>
          <w:noProof/>
          <w:u w:val="single"/>
        </w:rPr>
        <w:t>Neuroimage</w:t>
      </w:r>
      <w:r w:rsidRPr="00142506">
        <w:rPr>
          <w:noProof/>
        </w:rPr>
        <w:t xml:space="preserve"> </w:t>
      </w:r>
      <w:r w:rsidRPr="00142506">
        <w:rPr>
          <w:b/>
          <w:noProof/>
        </w:rPr>
        <w:t>59</w:t>
      </w:r>
      <w:r w:rsidRPr="00142506">
        <w:rPr>
          <w:noProof/>
        </w:rPr>
        <w:t>(3): 2142-2154.</w:t>
      </w:r>
    </w:p>
    <w:p w14:paraId="37DF2DB9" w14:textId="77777777" w:rsidR="00142506" w:rsidRPr="00142506" w:rsidRDefault="00142506" w:rsidP="00142506">
      <w:pPr>
        <w:pStyle w:val="EndNoteBibliography"/>
        <w:spacing w:after="0"/>
        <w:rPr>
          <w:noProof/>
        </w:rPr>
      </w:pPr>
      <w:r w:rsidRPr="00142506">
        <w:rPr>
          <w:noProof/>
        </w:rPr>
        <w:t xml:space="preserve">Puccetti, N. A., S. M. Schaefer, C. M. Van Reekum, A. D. Ong, D. M. Almeida, C. D. Ryff, R. J. Davidson and A. S. Heller (2021). "Linking amygdala persistence to real-world emotional experience and psychological well-being." </w:t>
      </w:r>
      <w:r w:rsidRPr="00142506">
        <w:rPr>
          <w:noProof/>
          <w:u w:val="single"/>
        </w:rPr>
        <w:t>Journal of Neuroscience</w:t>
      </w:r>
      <w:r w:rsidRPr="00142506">
        <w:rPr>
          <w:noProof/>
        </w:rPr>
        <w:t xml:space="preserve"> </w:t>
      </w:r>
      <w:r w:rsidRPr="00142506">
        <w:rPr>
          <w:b/>
          <w:noProof/>
        </w:rPr>
        <w:t>41</w:t>
      </w:r>
      <w:r w:rsidRPr="00142506">
        <w:rPr>
          <w:noProof/>
        </w:rPr>
        <w:t>(16): 3721-3730.</w:t>
      </w:r>
    </w:p>
    <w:p w14:paraId="2A907183" w14:textId="77777777" w:rsidR="00142506" w:rsidRPr="00142506" w:rsidRDefault="00142506" w:rsidP="00142506">
      <w:pPr>
        <w:pStyle w:val="EndNoteBibliography"/>
        <w:spacing w:after="0"/>
        <w:rPr>
          <w:noProof/>
        </w:rPr>
      </w:pPr>
      <w:r w:rsidRPr="00142506">
        <w:rPr>
          <w:noProof/>
        </w:rPr>
        <w:t xml:space="preserve">Sicorello, M., J. Zaehringer, L. Paschke, R. Steimke, C. Stelzel, P. J. Gianaros, K. S. LaBar, J. L. Graner, S. H. Kim and M. Wessa (2025). "The elusive neural signature of emotion regulation capabilities: evidence from a large-scale consortium." </w:t>
      </w:r>
      <w:r w:rsidRPr="00142506">
        <w:rPr>
          <w:noProof/>
          <w:u w:val="single"/>
        </w:rPr>
        <w:t>bioRxiv</w:t>
      </w:r>
      <w:r w:rsidRPr="00142506">
        <w:rPr>
          <w:noProof/>
        </w:rPr>
        <w:t>: 2025.2008. 2018.670843.</w:t>
      </w:r>
    </w:p>
    <w:p w14:paraId="264F5225" w14:textId="77777777" w:rsidR="00142506" w:rsidRPr="00142506" w:rsidRDefault="00142506" w:rsidP="00142506">
      <w:pPr>
        <w:pStyle w:val="EndNoteBibliography"/>
        <w:spacing w:after="0"/>
        <w:rPr>
          <w:noProof/>
        </w:rPr>
      </w:pPr>
      <w:r w:rsidRPr="00142506">
        <w:rPr>
          <w:noProof/>
        </w:rPr>
        <w:lastRenderedPageBreak/>
        <w:t xml:space="preserve">Tashjian, S. M., T. D. Zbozinek and D. Mobbs (2021). "A decision architecture for safety computations." </w:t>
      </w:r>
      <w:r w:rsidRPr="00142506">
        <w:rPr>
          <w:noProof/>
          <w:u w:val="single"/>
        </w:rPr>
        <w:t>Trends in Cognitive Sciences</w:t>
      </w:r>
      <w:r w:rsidRPr="00142506">
        <w:rPr>
          <w:noProof/>
        </w:rPr>
        <w:t xml:space="preserve"> </w:t>
      </w:r>
      <w:r w:rsidRPr="00142506">
        <w:rPr>
          <w:b/>
          <w:noProof/>
        </w:rPr>
        <w:t>25</w:t>
      </w:r>
      <w:r w:rsidRPr="00142506">
        <w:rPr>
          <w:noProof/>
        </w:rPr>
        <w:t>(5): 342-354.</w:t>
      </w:r>
    </w:p>
    <w:p w14:paraId="4B6021C3" w14:textId="77777777" w:rsidR="00142506" w:rsidRPr="00142506" w:rsidRDefault="00142506" w:rsidP="00142506">
      <w:pPr>
        <w:pStyle w:val="EndNoteBibliography"/>
        <w:spacing w:after="0"/>
        <w:rPr>
          <w:noProof/>
        </w:rPr>
      </w:pPr>
      <w:r w:rsidRPr="00142506">
        <w:rPr>
          <w:noProof/>
        </w:rPr>
        <w:t xml:space="preserve">Tottenham, N., J. W. Tanaka, A. C. Leon, T. McCarry, M. Nurse, T. A. Hare, D. J. Marcus, A. Westerlund, B. J. Casey and C. Nelson (2009). "The NimStim set of facial expressions: Judgments from untrained research participants." </w:t>
      </w:r>
      <w:r w:rsidRPr="00142506">
        <w:rPr>
          <w:noProof/>
          <w:u w:val="single"/>
        </w:rPr>
        <w:t>Psychiatry research</w:t>
      </w:r>
      <w:r w:rsidRPr="00142506">
        <w:rPr>
          <w:noProof/>
        </w:rPr>
        <w:t xml:space="preserve"> </w:t>
      </w:r>
      <w:r w:rsidRPr="00142506">
        <w:rPr>
          <w:b/>
          <w:noProof/>
        </w:rPr>
        <w:t>168</w:t>
      </w:r>
      <w:r w:rsidRPr="00142506">
        <w:rPr>
          <w:noProof/>
        </w:rPr>
        <w:t>(3): 242-249.</w:t>
      </w:r>
    </w:p>
    <w:p w14:paraId="7EDE0D46" w14:textId="77777777" w:rsidR="00142506" w:rsidRPr="00142506" w:rsidRDefault="00142506" w:rsidP="00142506">
      <w:pPr>
        <w:pStyle w:val="EndNoteBibliography"/>
        <w:spacing w:after="0"/>
        <w:rPr>
          <w:noProof/>
        </w:rPr>
      </w:pPr>
      <w:r w:rsidRPr="00142506">
        <w:rPr>
          <w:noProof/>
        </w:rPr>
        <w:t xml:space="preserve">Turnbull, A., J. J. Gross and F. Vankee-Lin (2026). "The emergence of neuropsychiatric symptoms in preclinical Alzheimer’s disease: An emotion regulation perspective." </w:t>
      </w:r>
      <w:r w:rsidRPr="00142506">
        <w:rPr>
          <w:noProof/>
          <w:u w:val="single"/>
        </w:rPr>
        <w:t>Neuron</w:t>
      </w:r>
      <w:r w:rsidRPr="00142506">
        <w:rPr>
          <w:noProof/>
        </w:rPr>
        <w:t>.</w:t>
      </w:r>
    </w:p>
    <w:p w14:paraId="25B3F9E2" w14:textId="77777777" w:rsidR="00142506" w:rsidRPr="00142506" w:rsidRDefault="00142506" w:rsidP="00142506">
      <w:pPr>
        <w:pStyle w:val="EndNoteBibliography"/>
        <w:rPr>
          <w:noProof/>
        </w:rPr>
      </w:pPr>
      <w:r w:rsidRPr="00142506">
        <w:rPr>
          <w:noProof/>
        </w:rPr>
        <w:t xml:space="preserve">Zhang, J.-X., K. Bo, T. D. Wager and J. J. Gross (2025). "The brain bases of emotion generation and emotion regulation." </w:t>
      </w:r>
      <w:r w:rsidRPr="00142506">
        <w:rPr>
          <w:noProof/>
          <w:u w:val="single"/>
        </w:rPr>
        <w:t>Trends in Cognitive Sciences</w:t>
      </w:r>
      <w:r w:rsidRPr="00142506">
        <w:rPr>
          <w:noProof/>
        </w:rPr>
        <w:t>.</w:t>
      </w:r>
    </w:p>
    <w:p w14:paraId="217FC7D2" w14:textId="2F352AB4" w:rsidR="008E4284" w:rsidRDefault="008E0FC7" w:rsidP="001A7982">
      <w:r>
        <w:fldChar w:fldCharType="end"/>
      </w:r>
    </w:p>
    <w:sectPr w:rsidR="008E4284" w:rsidSect="009A780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ames J. Gross" w:date="2026-04-21T09:49:00Z" w:initials="JJG">
    <w:p w14:paraId="6379770B" w14:textId="77777777" w:rsidR="00DE2381" w:rsidRDefault="00DE2381" w:rsidP="00DE2381">
      <w:r>
        <w:rPr>
          <w:rStyle w:val="CommentReference"/>
        </w:rPr>
        <w:annotationRef/>
      </w:r>
      <w:r>
        <w:rPr>
          <w:sz w:val="20"/>
          <w:szCs w:val="20"/>
        </w:rPr>
        <w:t>Does this part of the title fully capture what this paper seeks to do?</w:t>
      </w:r>
    </w:p>
  </w:comment>
  <w:comment w:id="2" w:author="James J. Gross" w:date="2026-04-21T09:51:00Z" w:initials="JJG">
    <w:p w14:paraId="04735F9E" w14:textId="77777777" w:rsidR="00177CF1" w:rsidRDefault="00177CF1" w:rsidP="00177CF1">
      <w:r>
        <w:rPr>
          <w:rStyle w:val="CommentReference"/>
        </w:rPr>
        <w:annotationRef/>
      </w:r>
      <w:r>
        <w:rPr>
          <w:sz w:val="20"/>
          <w:szCs w:val="20"/>
        </w:rPr>
        <w:t>I'll be very curious how reviewers respond. I've not been associated with a paper that's used AI. Does this mean AI was not used for intro/discussion?</w:t>
      </w:r>
    </w:p>
  </w:comment>
  <w:comment w:id="3" w:author="James J. Gross" w:date="2026-04-21T10:29:00Z" w:initials="JJG">
    <w:p w14:paraId="70939365" w14:textId="77777777" w:rsidR="00334898" w:rsidRDefault="00334898" w:rsidP="00334898">
      <w:r>
        <w:rPr>
          <w:rStyle w:val="CommentReference"/>
        </w:rPr>
        <w:annotationRef/>
      </w:r>
      <w:r>
        <w:rPr>
          <w:sz w:val="20"/>
          <w:szCs w:val="20"/>
        </w:rPr>
        <w:t>Don't they want key words?</w:t>
      </w:r>
    </w:p>
  </w:comment>
  <w:comment w:id="11" w:author="James J. Gross" w:date="2026-04-21T07:33:00Z" w:initials="JJG">
    <w:p w14:paraId="401580B1" w14:textId="77777777" w:rsidR="009A16A9" w:rsidRDefault="009A16A9" w:rsidP="009A16A9">
      <w:r>
        <w:rPr>
          <w:rStyle w:val="CommentReference"/>
        </w:rPr>
        <w:annotationRef/>
      </w:r>
      <w:r>
        <w:rPr>
          <w:sz w:val="20"/>
          <w:szCs w:val="20"/>
        </w:rPr>
        <w:t>Is this dependent clause needed? Your focus is clearly on L AMY and negative emotion.</w:t>
      </w:r>
    </w:p>
  </w:comment>
  <w:comment w:id="13" w:author="James J. Gross" w:date="2026-04-21T09:58:00Z" w:initials="JJG">
    <w:p w14:paraId="7A048718" w14:textId="77777777" w:rsidR="0094119A" w:rsidRDefault="0094119A" w:rsidP="0094119A">
      <w:r>
        <w:rPr>
          <w:rStyle w:val="CommentReference"/>
        </w:rPr>
        <w:annotationRef/>
      </w:r>
      <w:r>
        <w:rPr>
          <w:sz w:val="20"/>
          <w:szCs w:val="20"/>
        </w:rPr>
        <w:t>This restates the last sentence, but doesn't summarize the total set of results. An alternative to summarize would be to provide a higher level gloss of findings (e.g., These findings help to clarity the brain bases of improved affect in older adults)</w:t>
      </w:r>
    </w:p>
  </w:comment>
  <w:comment w:id="25" w:author="James J. Gross" w:date="2026-04-21T10:16:00Z" w:initials="JJG">
    <w:p w14:paraId="201DE3C0" w14:textId="77777777" w:rsidR="005E26F1" w:rsidRDefault="005E26F1" w:rsidP="005E26F1">
      <w:r>
        <w:rPr>
          <w:rStyle w:val="CommentReference"/>
        </w:rPr>
        <w:annotationRef/>
      </w:r>
      <w:r>
        <w:rPr>
          <w:sz w:val="20"/>
          <w:szCs w:val="20"/>
        </w:rPr>
        <w:t>I like this framing, but it's different from what you said in abstract.</w:t>
      </w:r>
    </w:p>
  </w:comment>
  <w:comment w:id="31" w:author="James J. Gross" w:date="2026-04-21T10:20:00Z" w:initials="JJG">
    <w:p w14:paraId="7A5B073C" w14:textId="77777777" w:rsidR="005E26F1" w:rsidRDefault="005E26F1" w:rsidP="005E26F1">
      <w:r>
        <w:rPr>
          <w:rStyle w:val="CommentReference"/>
        </w:rPr>
        <w:annotationRef/>
      </w:r>
      <w:r>
        <w:rPr>
          <w:sz w:val="20"/>
          <w:szCs w:val="20"/>
        </w:rPr>
        <w:t>Note this is yet another framing of the goals of the study. These should be consistently represented throughout the paper.</w:t>
      </w:r>
    </w:p>
  </w:comment>
  <w:comment w:id="34" w:author="James J. Gross" w:date="2026-04-21T10:25:00Z" w:initials="JJG">
    <w:p w14:paraId="26097F7C" w14:textId="77777777" w:rsidR="00B2490E" w:rsidRDefault="00B2490E" w:rsidP="00B2490E">
      <w:r>
        <w:rPr>
          <w:rStyle w:val="CommentReference"/>
        </w:rPr>
        <w:annotationRef/>
      </w:r>
      <w:r>
        <w:rPr>
          <w:sz w:val="20"/>
          <w:szCs w:val="20"/>
        </w:rPr>
        <w:t>Do you want to give demographics for N=80 sample, and comment on whether this subsample differs from larger fMRI sample, or the total sample in this wave?</w:t>
      </w:r>
    </w:p>
  </w:comment>
  <w:comment w:id="35" w:author="James J. Gross" w:date="2026-04-21T13:07:00Z" w:initials="JJG">
    <w:p w14:paraId="675982F2" w14:textId="77777777" w:rsidR="00490F38" w:rsidRDefault="00490F38" w:rsidP="00490F38">
      <w:r>
        <w:rPr>
          <w:rStyle w:val="CommentReference"/>
        </w:rPr>
        <w:annotationRef/>
      </w:r>
      <w:r>
        <w:rPr>
          <w:sz w:val="20"/>
          <w:szCs w:val="20"/>
        </w:rPr>
        <w:t>Do you get the same results if you use mean of available items?</w:t>
      </w:r>
    </w:p>
  </w:comment>
  <w:comment w:id="36" w:author="James J. Gross" w:date="2026-04-21T13:15:00Z" w:initials="JJG">
    <w:p w14:paraId="0F0C3B15" w14:textId="77777777" w:rsidR="00490F38" w:rsidRDefault="00490F38" w:rsidP="00490F38">
      <w:r>
        <w:rPr>
          <w:rStyle w:val="CommentReference"/>
        </w:rPr>
        <w:annotationRef/>
      </w:r>
      <w:r>
        <w:rPr>
          <w:sz w:val="20"/>
          <w:szCs w:val="20"/>
        </w:rPr>
        <w:t>If participants were just told to view the pictures, in what sense is this an emotion regulation task. Are you meaning a spontaneous ER task? Is this how this task is typically described?</w:t>
      </w:r>
    </w:p>
  </w:comment>
  <w:comment w:id="43" w:author="James J. Gross" w:date="2026-04-21T13:45:00Z" w:initials="JJG">
    <w:p w14:paraId="4D564AAD" w14:textId="77777777" w:rsidR="008D7E5C" w:rsidRDefault="008D7E5C" w:rsidP="008D7E5C">
      <w:r>
        <w:rPr>
          <w:rStyle w:val="CommentReference"/>
        </w:rPr>
        <w:annotationRef/>
      </w:r>
      <w:r>
        <w:rPr>
          <w:sz w:val="20"/>
          <w:szCs w:val="20"/>
        </w:rPr>
        <w:t>I might have expected (neg+pos v neutral) and (neg v pos) as contrasts.</w:t>
      </w:r>
    </w:p>
  </w:comment>
  <w:comment w:id="50" w:author="James J. Gross" w:date="2026-04-21T13:52:00Z" w:initials="JJG">
    <w:p w14:paraId="085A7C8A" w14:textId="77777777" w:rsidR="002000DB" w:rsidRDefault="002000DB" w:rsidP="002000DB">
      <w:r>
        <w:rPr>
          <w:rStyle w:val="CommentReference"/>
        </w:rPr>
        <w:annotationRef/>
      </w:r>
      <w:r>
        <w:rPr>
          <w:sz w:val="20"/>
          <w:szCs w:val="20"/>
        </w:rPr>
        <w:t>How do these findings inform your interpretation of what this FC means?</w:t>
      </w:r>
    </w:p>
  </w:comment>
  <w:comment w:id="67" w:author="James J. Gross" w:date="2026-04-21T13:58:00Z" w:initials="JJG">
    <w:p w14:paraId="146439E9" w14:textId="77777777" w:rsidR="002000DB" w:rsidRDefault="002000DB" w:rsidP="002000DB">
      <w:r>
        <w:rPr>
          <w:rStyle w:val="CommentReference"/>
        </w:rPr>
        <w:annotationRef/>
      </w:r>
      <w:r>
        <w:rPr>
          <w:sz w:val="20"/>
          <w:szCs w:val="20"/>
        </w:rPr>
        <w:t>Is this meant to be a fourth level heading? You'll want to check you're being consistent in the way you're designating heading levels.</w:t>
      </w:r>
    </w:p>
  </w:comment>
  <w:comment w:id="89" w:author="James J. Gross" w:date="2026-04-21T14:11:00Z" w:initials="JJG">
    <w:p w14:paraId="2813F20D" w14:textId="77777777" w:rsidR="00A6358E" w:rsidRDefault="00A6358E" w:rsidP="00A6358E">
      <w:r>
        <w:rPr>
          <w:rStyle w:val="CommentReference"/>
        </w:rPr>
        <w:annotationRef/>
      </w:r>
      <w:r>
        <w:rPr>
          <w:sz w:val="20"/>
          <w:szCs w:val="20"/>
        </w:rPr>
        <w:t>See my comments in intro re having a single stable framing of the goals of the paper.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79770B" w15:done="0"/>
  <w15:commentEx w15:paraId="04735F9E" w15:done="0"/>
  <w15:commentEx w15:paraId="70939365" w15:done="0"/>
  <w15:commentEx w15:paraId="401580B1" w15:done="0"/>
  <w15:commentEx w15:paraId="7A048718" w15:done="0"/>
  <w15:commentEx w15:paraId="201DE3C0" w15:done="0"/>
  <w15:commentEx w15:paraId="7A5B073C" w15:done="0"/>
  <w15:commentEx w15:paraId="26097F7C" w15:done="0"/>
  <w15:commentEx w15:paraId="675982F2" w15:done="0"/>
  <w15:commentEx w15:paraId="0F0C3B15" w15:done="0"/>
  <w15:commentEx w15:paraId="4D564AAD" w15:done="0"/>
  <w15:commentEx w15:paraId="085A7C8A" w15:done="0"/>
  <w15:commentEx w15:paraId="146439E9" w15:done="0"/>
  <w15:commentEx w15:paraId="2813F20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56D57A" w16cex:dateUtc="2026-04-21T16:49:00Z"/>
  <w16cex:commentExtensible w16cex:durableId="1E595296" w16cex:dateUtc="2026-04-21T16:51:00Z"/>
  <w16cex:commentExtensible w16cex:durableId="1FC0CE10" w16cex:dateUtc="2026-04-21T17:29:00Z"/>
  <w16cex:commentExtensible w16cex:durableId="3F54B28E" w16cex:dateUtc="2026-04-21T14:33:00Z"/>
  <w16cex:commentExtensible w16cex:durableId="4C546A0E" w16cex:dateUtc="2026-04-21T16:58:00Z"/>
  <w16cex:commentExtensible w16cex:durableId="60FE982E" w16cex:dateUtc="2026-04-21T17:16:00Z"/>
  <w16cex:commentExtensible w16cex:durableId="0EEF35C1" w16cex:dateUtc="2026-04-21T17:20:00Z"/>
  <w16cex:commentExtensible w16cex:durableId="3746EDBB" w16cex:dateUtc="2026-04-21T17:25:00Z"/>
  <w16cex:commentExtensible w16cex:durableId="5F324E7E" w16cex:dateUtc="2026-04-21T20:07:00Z"/>
  <w16cex:commentExtensible w16cex:durableId="4C9C94EE" w16cex:dateUtc="2026-04-21T20:15:00Z"/>
  <w16cex:commentExtensible w16cex:durableId="08DD73FD" w16cex:dateUtc="2026-04-21T20:45:00Z"/>
  <w16cex:commentExtensible w16cex:durableId="0C441721" w16cex:dateUtc="2026-04-21T20:52:00Z"/>
  <w16cex:commentExtensible w16cex:durableId="51CA8B8D" w16cex:dateUtc="2026-04-21T20:58:00Z"/>
  <w16cex:commentExtensible w16cex:durableId="1DECAD1B" w16cex:dateUtc="2026-04-21T21: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79770B" w16cid:durableId="2C56D57A"/>
  <w16cid:commentId w16cid:paraId="04735F9E" w16cid:durableId="1E595296"/>
  <w16cid:commentId w16cid:paraId="70939365" w16cid:durableId="1FC0CE10"/>
  <w16cid:commentId w16cid:paraId="401580B1" w16cid:durableId="3F54B28E"/>
  <w16cid:commentId w16cid:paraId="7A048718" w16cid:durableId="4C546A0E"/>
  <w16cid:commentId w16cid:paraId="201DE3C0" w16cid:durableId="60FE982E"/>
  <w16cid:commentId w16cid:paraId="7A5B073C" w16cid:durableId="0EEF35C1"/>
  <w16cid:commentId w16cid:paraId="26097F7C" w16cid:durableId="3746EDBB"/>
  <w16cid:commentId w16cid:paraId="675982F2" w16cid:durableId="5F324E7E"/>
  <w16cid:commentId w16cid:paraId="0F0C3B15" w16cid:durableId="4C9C94EE"/>
  <w16cid:commentId w16cid:paraId="4D564AAD" w16cid:durableId="08DD73FD"/>
  <w16cid:commentId w16cid:paraId="085A7C8A" w16cid:durableId="0C441721"/>
  <w16cid:commentId w16cid:paraId="146439E9" w16cid:durableId="51CA8B8D"/>
  <w16cid:commentId w16cid:paraId="2813F20D" w16cid:durableId="1DECAD1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altName w:val="Times New Roman PSMT"/>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mes J. Gross">
    <w15:presenceInfo w15:providerId="AD" w15:userId="S::gross@stanford.edu::8d9c57f9-7dfa-47b3-af2a-7c45394afe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trackRevision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uthor-Date&lt;/Style&gt;&lt;LeftDelim&gt;{&lt;/LeftDelim&gt;&lt;RightDelim&gt;}&lt;/RightDelim&gt;&lt;FontName&gt;Aptos&lt;/FontName&gt;&lt;FontSize&gt;12&lt;/FontSize&gt;&lt;ReflistTitle&gt;References&lt;/ReflistTitle&gt;&lt;StartingRefnum&gt;1&lt;/StartingRefnum&gt;&lt;FirstLineIndent&gt;0&lt;/FirstLineIndent&gt;&lt;HangingIndent&gt;720&lt;/HangingIndent&gt;&lt;LineSpacing&gt;0&lt;/LineSpacing&gt;&lt;SpaceAfter&gt;0&lt;/SpaceAfter&gt;&lt;/ENLayout&gt;"/>
    <w:docVar w:name="EN.Libraries" w:val="&lt;Libraries&gt;&lt;/Libraries&gt;"/>
  </w:docVars>
  <w:rsids>
    <w:rsidRoot w:val="00D93935"/>
    <w:rsid w:val="00003824"/>
    <w:rsid w:val="00004DBA"/>
    <w:rsid w:val="00006B28"/>
    <w:rsid w:val="00010FA0"/>
    <w:rsid w:val="000133E0"/>
    <w:rsid w:val="0001718D"/>
    <w:rsid w:val="00017EE6"/>
    <w:rsid w:val="00030BB7"/>
    <w:rsid w:val="000347CD"/>
    <w:rsid w:val="00036EF8"/>
    <w:rsid w:val="00037E1B"/>
    <w:rsid w:val="00042882"/>
    <w:rsid w:val="00042EFE"/>
    <w:rsid w:val="00045B0D"/>
    <w:rsid w:val="000515F8"/>
    <w:rsid w:val="00052CF6"/>
    <w:rsid w:val="00054245"/>
    <w:rsid w:val="00055CD5"/>
    <w:rsid w:val="00056E54"/>
    <w:rsid w:val="00057624"/>
    <w:rsid w:val="00065465"/>
    <w:rsid w:val="00065916"/>
    <w:rsid w:val="0006634E"/>
    <w:rsid w:val="00070505"/>
    <w:rsid w:val="00074188"/>
    <w:rsid w:val="0007446B"/>
    <w:rsid w:val="000751D2"/>
    <w:rsid w:val="00076C77"/>
    <w:rsid w:val="000779BE"/>
    <w:rsid w:val="0008070A"/>
    <w:rsid w:val="00084CB9"/>
    <w:rsid w:val="00085E5D"/>
    <w:rsid w:val="00086089"/>
    <w:rsid w:val="00090679"/>
    <w:rsid w:val="000912A4"/>
    <w:rsid w:val="00091B9E"/>
    <w:rsid w:val="00097139"/>
    <w:rsid w:val="00097C54"/>
    <w:rsid w:val="000A0255"/>
    <w:rsid w:val="000A592B"/>
    <w:rsid w:val="000A6E65"/>
    <w:rsid w:val="000A7740"/>
    <w:rsid w:val="000B3F7F"/>
    <w:rsid w:val="000B5C83"/>
    <w:rsid w:val="000C60FA"/>
    <w:rsid w:val="000C6931"/>
    <w:rsid w:val="000C6B87"/>
    <w:rsid w:val="000D2D25"/>
    <w:rsid w:val="000D430D"/>
    <w:rsid w:val="000D7AED"/>
    <w:rsid w:val="000E208A"/>
    <w:rsid w:val="000E2253"/>
    <w:rsid w:val="000F427B"/>
    <w:rsid w:val="000F45B7"/>
    <w:rsid w:val="000F4CDB"/>
    <w:rsid w:val="000F4D5F"/>
    <w:rsid w:val="00111CB4"/>
    <w:rsid w:val="00115226"/>
    <w:rsid w:val="0011542F"/>
    <w:rsid w:val="00121930"/>
    <w:rsid w:val="001237E8"/>
    <w:rsid w:val="001238FA"/>
    <w:rsid w:val="00124A1E"/>
    <w:rsid w:val="00125888"/>
    <w:rsid w:val="00131E54"/>
    <w:rsid w:val="001341F2"/>
    <w:rsid w:val="001357B0"/>
    <w:rsid w:val="001366BD"/>
    <w:rsid w:val="00142506"/>
    <w:rsid w:val="001448A3"/>
    <w:rsid w:val="001507FC"/>
    <w:rsid w:val="001526A7"/>
    <w:rsid w:val="00165BFA"/>
    <w:rsid w:val="00167323"/>
    <w:rsid w:val="00173064"/>
    <w:rsid w:val="00177CF1"/>
    <w:rsid w:val="001831FA"/>
    <w:rsid w:val="00183AE7"/>
    <w:rsid w:val="00183C6E"/>
    <w:rsid w:val="0018693C"/>
    <w:rsid w:val="00187A1C"/>
    <w:rsid w:val="00187B9C"/>
    <w:rsid w:val="001925F3"/>
    <w:rsid w:val="00192C23"/>
    <w:rsid w:val="001964A3"/>
    <w:rsid w:val="001A50C7"/>
    <w:rsid w:val="001A7982"/>
    <w:rsid w:val="001B4564"/>
    <w:rsid w:val="001B5733"/>
    <w:rsid w:val="001B6103"/>
    <w:rsid w:val="001D1861"/>
    <w:rsid w:val="001D243A"/>
    <w:rsid w:val="001D3850"/>
    <w:rsid w:val="001D3DAF"/>
    <w:rsid w:val="001D7906"/>
    <w:rsid w:val="001E3E9F"/>
    <w:rsid w:val="001E54B9"/>
    <w:rsid w:val="001E71AC"/>
    <w:rsid w:val="001E75B4"/>
    <w:rsid w:val="001F465F"/>
    <w:rsid w:val="001F7B1D"/>
    <w:rsid w:val="002000DB"/>
    <w:rsid w:val="00205754"/>
    <w:rsid w:val="0021284F"/>
    <w:rsid w:val="00215FAB"/>
    <w:rsid w:val="002229F6"/>
    <w:rsid w:val="0022313B"/>
    <w:rsid w:val="002236A7"/>
    <w:rsid w:val="00224247"/>
    <w:rsid w:val="00224648"/>
    <w:rsid w:val="0022525A"/>
    <w:rsid w:val="0023425F"/>
    <w:rsid w:val="0024130D"/>
    <w:rsid w:val="00243D26"/>
    <w:rsid w:val="0024516D"/>
    <w:rsid w:val="00246075"/>
    <w:rsid w:val="0025225E"/>
    <w:rsid w:val="00260681"/>
    <w:rsid w:val="00262233"/>
    <w:rsid w:val="00272139"/>
    <w:rsid w:val="002729D0"/>
    <w:rsid w:val="00273A9E"/>
    <w:rsid w:val="002746FA"/>
    <w:rsid w:val="00277903"/>
    <w:rsid w:val="002809A4"/>
    <w:rsid w:val="002836BB"/>
    <w:rsid w:val="00283811"/>
    <w:rsid w:val="00293E5E"/>
    <w:rsid w:val="002A27F8"/>
    <w:rsid w:val="002A5AEE"/>
    <w:rsid w:val="002A742E"/>
    <w:rsid w:val="002B3EF3"/>
    <w:rsid w:val="002B5B4D"/>
    <w:rsid w:val="002B6F15"/>
    <w:rsid w:val="002C4E3B"/>
    <w:rsid w:val="002C5407"/>
    <w:rsid w:val="002D02C3"/>
    <w:rsid w:val="002D1810"/>
    <w:rsid w:val="002D583D"/>
    <w:rsid w:val="002E3796"/>
    <w:rsid w:val="002E655A"/>
    <w:rsid w:val="002E6D36"/>
    <w:rsid w:val="002F27BF"/>
    <w:rsid w:val="002F32B4"/>
    <w:rsid w:val="00320DE9"/>
    <w:rsid w:val="00322A46"/>
    <w:rsid w:val="00330B97"/>
    <w:rsid w:val="003319AA"/>
    <w:rsid w:val="00334898"/>
    <w:rsid w:val="00335212"/>
    <w:rsid w:val="00340A59"/>
    <w:rsid w:val="00341DDD"/>
    <w:rsid w:val="0034743F"/>
    <w:rsid w:val="003475EC"/>
    <w:rsid w:val="00352B58"/>
    <w:rsid w:val="0035327D"/>
    <w:rsid w:val="00357497"/>
    <w:rsid w:val="003605DE"/>
    <w:rsid w:val="0036073A"/>
    <w:rsid w:val="0036489A"/>
    <w:rsid w:val="003720E9"/>
    <w:rsid w:val="003741FF"/>
    <w:rsid w:val="00374934"/>
    <w:rsid w:val="003846EB"/>
    <w:rsid w:val="00386291"/>
    <w:rsid w:val="00386C30"/>
    <w:rsid w:val="00386D40"/>
    <w:rsid w:val="00396719"/>
    <w:rsid w:val="00397E89"/>
    <w:rsid w:val="003A4BE0"/>
    <w:rsid w:val="003A4F35"/>
    <w:rsid w:val="003A6C11"/>
    <w:rsid w:val="003B10CC"/>
    <w:rsid w:val="003B3D72"/>
    <w:rsid w:val="003B4D32"/>
    <w:rsid w:val="003B6720"/>
    <w:rsid w:val="003C41F8"/>
    <w:rsid w:val="003C56BD"/>
    <w:rsid w:val="003D3E0B"/>
    <w:rsid w:val="003E07E4"/>
    <w:rsid w:val="003E56D1"/>
    <w:rsid w:val="003E79D7"/>
    <w:rsid w:val="003F05B9"/>
    <w:rsid w:val="003F25E7"/>
    <w:rsid w:val="003F43E9"/>
    <w:rsid w:val="003F6201"/>
    <w:rsid w:val="003F73DC"/>
    <w:rsid w:val="004004B8"/>
    <w:rsid w:val="00401535"/>
    <w:rsid w:val="00402E90"/>
    <w:rsid w:val="00404B5B"/>
    <w:rsid w:val="00405185"/>
    <w:rsid w:val="004108E7"/>
    <w:rsid w:val="00411708"/>
    <w:rsid w:val="004146B8"/>
    <w:rsid w:val="00415A7A"/>
    <w:rsid w:val="00423B01"/>
    <w:rsid w:val="00423E1E"/>
    <w:rsid w:val="00427707"/>
    <w:rsid w:val="00432D16"/>
    <w:rsid w:val="00434195"/>
    <w:rsid w:val="00434F96"/>
    <w:rsid w:val="004545B5"/>
    <w:rsid w:val="00461D65"/>
    <w:rsid w:val="00463A45"/>
    <w:rsid w:val="004665A0"/>
    <w:rsid w:val="00466C82"/>
    <w:rsid w:val="00467D47"/>
    <w:rsid w:val="0047098E"/>
    <w:rsid w:val="0047593B"/>
    <w:rsid w:val="00486F35"/>
    <w:rsid w:val="00487791"/>
    <w:rsid w:val="00490F38"/>
    <w:rsid w:val="00491B47"/>
    <w:rsid w:val="004A190B"/>
    <w:rsid w:val="004A3230"/>
    <w:rsid w:val="004A4E6E"/>
    <w:rsid w:val="004A58F9"/>
    <w:rsid w:val="004A5B95"/>
    <w:rsid w:val="004A6AD4"/>
    <w:rsid w:val="004B0D27"/>
    <w:rsid w:val="004B0E06"/>
    <w:rsid w:val="004B2A9A"/>
    <w:rsid w:val="004B4C9A"/>
    <w:rsid w:val="004C4C27"/>
    <w:rsid w:val="004C5CB3"/>
    <w:rsid w:val="004D22C1"/>
    <w:rsid w:val="004D3567"/>
    <w:rsid w:val="004E06B9"/>
    <w:rsid w:val="004E1BAD"/>
    <w:rsid w:val="004E3CE6"/>
    <w:rsid w:val="004E4799"/>
    <w:rsid w:val="004E4D61"/>
    <w:rsid w:val="004E66F3"/>
    <w:rsid w:val="004E6756"/>
    <w:rsid w:val="004F1ED0"/>
    <w:rsid w:val="004F3479"/>
    <w:rsid w:val="004F3D5B"/>
    <w:rsid w:val="00503A0B"/>
    <w:rsid w:val="00505B30"/>
    <w:rsid w:val="005077D0"/>
    <w:rsid w:val="005146EA"/>
    <w:rsid w:val="00520005"/>
    <w:rsid w:val="005238D9"/>
    <w:rsid w:val="00524E7E"/>
    <w:rsid w:val="005276E2"/>
    <w:rsid w:val="00533130"/>
    <w:rsid w:val="00534EB7"/>
    <w:rsid w:val="005362D3"/>
    <w:rsid w:val="00542DC8"/>
    <w:rsid w:val="00545FD3"/>
    <w:rsid w:val="00556AD6"/>
    <w:rsid w:val="0055703F"/>
    <w:rsid w:val="00560CAD"/>
    <w:rsid w:val="00563F89"/>
    <w:rsid w:val="00564496"/>
    <w:rsid w:val="0056530D"/>
    <w:rsid w:val="00566C03"/>
    <w:rsid w:val="00570208"/>
    <w:rsid w:val="005806B1"/>
    <w:rsid w:val="00586381"/>
    <w:rsid w:val="00590E1A"/>
    <w:rsid w:val="00595A19"/>
    <w:rsid w:val="005A21B8"/>
    <w:rsid w:val="005A51D3"/>
    <w:rsid w:val="005B015A"/>
    <w:rsid w:val="005B6EBB"/>
    <w:rsid w:val="005C1DB0"/>
    <w:rsid w:val="005C6553"/>
    <w:rsid w:val="005D3208"/>
    <w:rsid w:val="005D603E"/>
    <w:rsid w:val="005D6BDB"/>
    <w:rsid w:val="005E2449"/>
    <w:rsid w:val="005E26F1"/>
    <w:rsid w:val="005F1444"/>
    <w:rsid w:val="005F56E1"/>
    <w:rsid w:val="0060128C"/>
    <w:rsid w:val="00603F59"/>
    <w:rsid w:val="00604111"/>
    <w:rsid w:val="00606218"/>
    <w:rsid w:val="006066A6"/>
    <w:rsid w:val="006118E6"/>
    <w:rsid w:val="006241F6"/>
    <w:rsid w:val="00625BB6"/>
    <w:rsid w:val="006260AD"/>
    <w:rsid w:val="00630F4E"/>
    <w:rsid w:val="0064087D"/>
    <w:rsid w:val="00641AD4"/>
    <w:rsid w:val="0064312C"/>
    <w:rsid w:val="00647726"/>
    <w:rsid w:val="0065107A"/>
    <w:rsid w:val="0065273F"/>
    <w:rsid w:val="006531D9"/>
    <w:rsid w:val="00654AE2"/>
    <w:rsid w:val="00655BCA"/>
    <w:rsid w:val="0066117B"/>
    <w:rsid w:val="0066517D"/>
    <w:rsid w:val="006702F1"/>
    <w:rsid w:val="006739F3"/>
    <w:rsid w:val="006749F6"/>
    <w:rsid w:val="00686F80"/>
    <w:rsid w:val="00687868"/>
    <w:rsid w:val="006925A7"/>
    <w:rsid w:val="006934EB"/>
    <w:rsid w:val="00693852"/>
    <w:rsid w:val="006A07C1"/>
    <w:rsid w:val="006A1CBD"/>
    <w:rsid w:val="006A254D"/>
    <w:rsid w:val="006A63D1"/>
    <w:rsid w:val="006A7487"/>
    <w:rsid w:val="006B2592"/>
    <w:rsid w:val="006B6757"/>
    <w:rsid w:val="006C25C5"/>
    <w:rsid w:val="006C538B"/>
    <w:rsid w:val="006C60EB"/>
    <w:rsid w:val="006D141D"/>
    <w:rsid w:val="006D2C7B"/>
    <w:rsid w:val="006D7568"/>
    <w:rsid w:val="006E3862"/>
    <w:rsid w:val="006F0DBD"/>
    <w:rsid w:val="006F3497"/>
    <w:rsid w:val="007025DE"/>
    <w:rsid w:val="0070370B"/>
    <w:rsid w:val="00704E53"/>
    <w:rsid w:val="0070572F"/>
    <w:rsid w:val="00715A3F"/>
    <w:rsid w:val="00716164"/>
    <w:rsid w:val="0071620C"/>
    <w:rsid w:val="007256AC"/>
    <w:rsid w:val="00727B1A"/>
    <w:rsid w:val="00727C27"/>
    <w:rsid w:val="00732473"/>
    <w:rsid w:val="00736E8D"/>
    <w:rsid w:val="007414E2"/>
    <w:rsid w:val="00743DE2"/>
    <w:rsid w:val="007441BB"/>
    <w:rsid w:val="00745883"/>
    <w:rsid w:val="00745DE3"/>
    <w:rsid w:val="0074787B"/>
    <w:rsid w:val="00755AA6"/>
    <w:rsid w:val="00756C24"/>
    <w:rsid w:val="00762F28"/>
    <w:rsid w:val="007630BA"/>
    <w:rsid w:val="00765856"/>
    <w:rsid w:val="007703EF"/>
    <w:rsid w:val="007720A9"/>
    <w:rsid w:val="007729D8"/>
    <w:rsid w:val="00774E27"/>
    <w:rsid w:val="007764BB"/>
    <w:rsid w:val="00776523"/>
    <w:rsid w:val="00777449"/>
    <w:rsid w:val="00777E3B"/>
    <w:rsid w:val="00782107"/>
    <w:rsid w:val="00786D73"/>
    <w:rsid w:val="00787471"/>
    <w:rsid w:val="00791ECB"/>
    <w:rsid w:val="007A1326"/>
    <w:rsid w:val="007A2D3F"/>
    <w:rsid w:val="007A517F"/>
    <w:rsid w:val="007A59F4"/>
    <w:rsid w:val="007A7ABB"/>
    <w:rsid w:val="007B022C"/>
    <w:rsid w:val="007B06F5"/>
    <w:rsid w:val="007B17F9"/>
    <w:rsid w:val="007B20F5"/>
    <w:rsid w:val="007B3D4F"/>
    <w:rsid w:val="007B54D7"/>
    <w:rsid w:val="007B5E9F"/>
    <w:rsid w:val="007B7112"/>
    <w:rsid w:val="007C64ED"/>
    <w:rsid w:val="007D055F"/>
    <w:rsid w:val="007D0BBA"/>
    <w:rsid w:val="007D258C"/>
    <w:rsid w:val="007D410D"/>
    <w:rsid w:val="007D5718"/>
    <w:rsid w:val="007E07F9"/>
    <w:rsid w:val="007E1810"/>
    <w:rsid w:val="007E77A7"/>
    <w:rsid w:val="007F04E5"/>
    <w:rsid w:val="00807AFC"/>
    <w:rsid w:val="008122B8"/>
    <w:rsid w:val="0081413B"/>
    <w:rsid w:val="00815B56"/>
    <w:rsid w:val="00816834"/>
    <w:rsid w:val="008171A0"/>
    <w:rsid w:val="0082659E"/>
    <w:rsid w:val="00834295"/>
    <w:rsid w:val="00840143"/>
    <w:rsid w:val="0084047A"/>
    <w:rsid w:val="008417A3"/>
    <w:rsid w:val="008420CC"/>
    <w:rsid w:val="00843FF7"/>
    <w:rsid w:val="008446EB"/>
    <w:rsid w:val="00845EEB"/>
    <w:rsid w:val="00846053"/>
    <w:rsid w:val="0084631C"/>
    <w:rsid w:val="008474F4"/>
    <w:rsid w:val="00847869"/>
    <w:rsid w:val="0085604E"/>
    <w:rsid w:val="00856618"/>
    <w:rsid w:val="00857E65"/>
    <w:rsid w:val="00871239"/>
    <w:rsid w:val="00872B60"/>
    <w:rsid w:val="008749D1"/>
    <w:rsid w:val="00875A18"/>
    <w:rsid w:val="008771F5"/>
    <w:rsid w:val="00891809"/>
    <w:rsid w:val="008932E9"/>
    <w:rsid w:val="00894F45"/>
    <w:rsid w:val="00895128"/>
    <w:rsid w:val="00897757"/>
    <w:rsid w:val="008A7525"/>
    <w:rsid w:val="008A76A4"/>
    <w:rsid w:val="008B01B6"/>
    <w:rsid w:val="008B0BCD"/>
    <w:rsid w:val="008B32FC"/>
    <w:rsid w:val="008B4ED1"/>
    <w:rsid w:val="008C5ACA"/>
    <w:rsid w:val="008D4EBC"/>
    <w:rsid w:val="008D5521"/>
    <w:rsid w:val="008D6C23"/>
    <w:rsid w:val="008D7E5C"/>
    <w:rsid w:val="008E0FC7"/>
    <w:rsid w:val="008E3BA4"/>
    <w:rsid w:val="008E4284"/>
    <w:rsid w:val="008E57F8"/>
    <w:rsid w:val="008F5328"/>
    <w:rsid w:val="008F738A"/>
    <w:rsid w:val="009000AA"/>
    <w:rsid w:val="00900641"/>
    <w:rsid w:val="00906973"/>
    <w:rsid w:val="00907CEE"/>
    <w:rsid w:val="00910359"/>
    <w:rsid w:val="009146EB"/>
    <w:rsid w:val="009148BC"/>
    <w:rsid w:val="00921C74"/>
    <w:rsid w:val="00923BD2"/>
    <w:rsid w:val="00930D9F"/>
    <w:rsid w:val="00935A1D"/>
    <w:rsid w:val="00936BBD"/>
    <w:rsid w:val="009403C6"/>
    <w:rsid w:val="0094119A"/>
    <w:rsid w:val="009419B9"/>
    <w:rsid w:val="00943BC4"/>
    <w:rsid w:val="00945BB8"/>
    <w:rsid w:val="009570B2"/>
    <w:rsid w:val="0096400D"/>
    <w:rsid w:val="00971B3E"/>
    <w:rsid w:val="00973488"/>
    <w:rsid w:val="00976F92"/>
    <w:rsid w:val="0097735B"/>
    <w:rsid w:val="009811A8"/>
    <w:rsid w:val="00981A7A"/>
    <w:rsid w:val="009840B9"/>
    <w:rsid w:val="00985D7A"/>
    <w:rsid w:val="00985ECA"/>
    <w:rsid w:val="009A07C6"/>
    <w:rsid w:val="009A16A9"/>
    <w:rsid w:val="009A75A2"/>
    <w:rsid w:val="009A7802"/>
    <w:rsid w:val="009A793C"/>
    <w:rsid w:val="009B1933"/>
    <w:rsid w:val="009C10E8"/>
    <w:rsid w:val="009C23BC"/>
    <w:rsid w:val="009C3657"/>
    <w:rsid w:val="009C3DA0"/>
    <w:rsid w:val="009C6D18"/>
    <w:rsid w:val="009D63BD"/>
    <w:rsid w:val="009E074A"/>
    <w:rsid w:val="009E13C6"/>
    <w:rsid w:val="009E4EEA"/>
    <w:rsid w:val="009F0665"/>
    <w:rsid w:val="009F1C3E"/>
    <w:rsid w:val="00A01E7E"/>
    <w:rsid w:val="00A03A5B"/>
    <w:rsid w:val="00A30D6D"/>
    <w:rsid w:val="00A311CE"/>
    <w:rsid w:val="00A402C1"/>
    <w:rsid w:val="00A4394D"/>
    <w:rsid w:val="00A4519F"/>
    <w:rsid w:val="00A45740"/>
    <w:rsid w:val="00A51F0F"/>
    <w:rsid w:val="00A52AEE"/>
    <w:rsid w:val="00A57716"/>
    <w:rsid w:val="00A60065"/>
    <w:rsid w:val="00A6358E"/>
    <w:rsid w:val="00A6475C"/>
    <w:rsid w:val="00A6632C"/>
    <w:rsid w:val="00A71A37"/>
    <w:rsid w:val="00A71D8C"/>
    <w:rsid w:val="00A72D13"/>
    <w:rsid w:val="00A7649C"/>
    <w:rsid w:val="00A80ABC"/>
    <w:rsid w:val="00A8622C"/>
    <w:rsid w:val="00A978C7"/>
    <w:rsid w:val="00A97D67"/>
    <w:rsid w:val="00AA1697"/>
    <w:rsid w:val="00AA5D02"/>
    <w:rsid w:val="00AB2128"/>
    <w:rsid w:val="00AB3465"/>
    <w:rsid w:val="00AB4B6C"/>
    <w:rsid w:val="00AB6001"/>
    <w:rsid w:val="00AD4282"/>
    <w:rsid w:val="00AD7881"/>
    <w:rsid w:val="00AE1DF4"/>
    <w:rsid w:val="00AE3191"/>
    <w:rsid w:val="00AE4D05"/>
    <w:rsid w:val="00AF53C4"/>
    <w:rsid w:val="00AF7208"/>
    <w:rsid w:val="00AF73F8"/>
    <w:rsid w:val="00B00572"/>
    <w:rsid w:val="00B04CAB"/>
    <w:rsid w:val="00B122ED"/>
    <w:rsid w:val="00B14F74"/>
    <w:rsid w:val="00B15F55"/>
    <w:rsid w:val="00B15FDA"/>
    <w:rsid w:val="00B21C3D"/>
    <w:rsid w:val="00B2490E"/>
    <w:rsid w:val="00B25250"/>
    <w:rsid w:val="00B2609A"/>
    <w:rsid w:val="00B30CFD"/>
    <w:rsid w:val="00B33122"/>
    <w:rsid w:val="00B337B6"/>
    <w:rsid w:val="00B35B72"/>
    <w:rsid w:val="00B371C8"/>
    <w:rsid w:val="00B404F6"/>
    <w:rsid w:val="00B40753"/>
    <w:rsid w:val="00B40C4B"/>
    <w:rsid w:val="00B4469D"/>
    <w:rsid w:val="00B46714"/>
    <w:rsid w:val="00B4721C"/>
    <w:rsid w:val="00B524F2"/>
    <w:rsid w:val="00B60E93"/>
    <w:rsid w:val="00B64190"/>
    <w:rsid w:val="00B64833"/>
    <w:rsid w:val="00B715B0"/>
    <w:rsid w:val="00B73672"/>
    <w:rsid w:val="00B73ABC"/>
    <w:rsid w:val="00B74494"/>
    <w:rsid w:val="00B75986"/>
    <w:rsid w:val="00B7620B"/>
    <w:rsid w:val="00B77236"/>
    <w:rsid w:val="00B81244"/>
    <w:rsid w:val="00B8133B"/>
    <w:rsid w:val="00B815B7"/>
    <w:rsid w:val="00B8412B"/>
    <w:rsid w:val="00B86773"/>
    <w:rsid w:val="00B87A80"/>
    <w:rsid w:val="00B903F6"/>
    <w:rsid w:val="00B96E24"/>
    <w:rsid w:val="00BA21A1"/>
    <w:rsid w:val="00BA2481"/>
    <w:rsid w:val="00BA7354"/>
    <w:rsid w:val="00BB23AF"/>
    <w:rsid w:val="00BB687C"/>
    <w:rsid w:val="00BB7677"/>
    <w:rsid w:val="00BB7A09"/>
    <w:rsid w:val="00BC101F"/>
    <w:rsid w:val="00BC467D"/>
    <w:rsid w:val="00BC4A3B"/>
    <w:rsid w:val="00BC7143"/>
    <w:rsid w:val="00BC7F95"/>
    <w:rsid w:val="00BD00A9"/>
    <w:rsid w:val="00BD025C"/>
    <w:rsid w:val="00BD5FD8"/>
    <w:rsid w:val="00BE0C52"/>
    <w:rsid w:val="00BE558E"/>
    <w:rsid w:val="00BE75FE"/>
    <w:rsid w:val="00BF1801"/>
    <w:rsid w:val="00BF2DED"/>
    <w:rsid w:val="00BF4A35"/>
    <w:rsid w:val="00BF4B19"/>
    <w:rsid w:val="00BF5DE7"/>
    <w:rsid w:val="00C00C73"/>
    <w:rsid w:val="00C03C73"/>
    <w:rsid w:val="00C03DAF"/>
    <w:rsid w:val="00C04B3C"/>
    <w:rsid w:val="00C10D34"/>
    <w:rsid w:val="00C11CBA"/>
    <w:rsid w:val="00C11D2C"/>
    <w:rsid w:val="00C122B1"/>
    <w:rsid w:val="00C12663"/>
    <w:rsid w:val="00C20527"/>
    <w:rsid w:val="00C20E84"/>
    <w:rsid w:val="00C22845"/>
    <w:rsid w:val="00C32F65"/>
    <w:rsid w:val="00C4247C"/>
    <w:rsid w:val="00C43060"/>
    <w:rsid w:val="00C46DE4"/>
    <w:rsid w:val="00C565D4"/>
    <w:rsid w:val="00C576F0"/>
    <w:rsid w:val="00C603FD"/>
    <w:rsid w:val="00C61027"/>
    <w:rsid w:val="00C63026"/>
    <w:rsid w:val="00C70A85"/>
    <w:rsid w:val="00C72035"/>
    <w:rsid w:val="00C722A4"/>
    <w:rsid w:val="00C72D87"/>
    <w:rsid w:val="00C72E20"/>
    <w:rsid w:val="00C83DE8"/>
    <w:rsid w:val="00C902E5"/>
    <w:rsid w:val="00C90B12"/>
    <w:rsid w:val="00C91F68"/>
    <w:rsid w:val="00C9378B"/>
    <w:rsid w:val="00CA484C"/>
    <w:rsid w:val="00CA525B"/>
    <w:rsid w:val="00CA6405"/>
    <w:rsid w:val="00CA65E5"/>
    <w:rsid w:val="00CA6781"/>
    <w:rsid w:val="00CB2E03"/>
    <w:rsid w:val="00CB50FF"/>
    <w:rsid w:val="00CB5255"/>
    <w:rsid w:val="00CB6D57"/>
    <w:rsid w:val="00CC0221"/>
    <w:rsid w:val="00CC0B0B"/>
    <w:rsid w:val="00CC1472"/>
    <w:rsid w:val="00CC3758"/>
    <w:rsid w:val="00CD0D17"/>
    <w:rsid w:val="00CD1A32"/>
    <w:rsid w:val="00CD27ED"/>
    <w:rsid w:val="00CD4E31"/>
    <w:rsid w:val="00CD6586"/>
    <w:rsid w:val="00CF20FA"/>
    <w:rsid w:val="00CF64DF"/>
    <w:rsid w:val="00D00278"/>
    <w:rsid w:val="00D01271"/>
    <w:rsid w:val="00D02B80"/>
    <w:rsid w:val="00D034D4"/>
    <w:rsid w:val="00D074BA"/>
    <w:rsid w:val="00D13F50"/>
    <w:rsid w:val="00D144CD"/>
    <w:rsid w:val="00D20324"/>
    <w:rsid w:val="00D25EDB"/>
    <w:rsid w:val="00D2735B"/>
    <w:rsid w:val="00D37A4C"/>
    <w:rsid w:val="00D422FB"/>
    <w:rsid w:val="00D42BA1"/>
    <w:rsid w:val="00D436D4"/>
    <w:rsid w:val="00D44D23"/>
    <w:rsid w:val="00D456F0"/>
    <w:rsid w:val="00D5371D"/>
    <w:rsid w:val="00D55FAF"/>
    <w:rsid w:val="00D57A4C"/>
    <w:rsid w:val="00D60B8B"/>
    <w:rsid w:val="00D6193B"/>
    <w:rsid w:val="00D67750"/>
    <w:rsid w:val="00D71820"/>
    <w:rsid w:val="00D72CC9"/>
    <w:rsid w:val="00D72E0E"/>
    <w:rsid w:val="00D757B9"/>
    <w:rsid w:val="00D75980"/>
    <w:rsid w:val="00D762DD"/>
    <w:rsid w:val="00D809EE"/>
    <w:rsid w:val="00D80D59"/>
    <w:rsid w:val="00D815C5"/>
    <w:rsid w:val="00D85FDA"/>
    <w:rsid w:val="00D923C7"/>
    <w:rsid w:val="00D93935"/>
    <w:rsid w:val="00D9499B"/>
    <w:rsid w:val="00D96F33"/>
    <w:rsid w:val="00D97D91"/>
    <w:rsid w:val="00DA06BA"/>
    <w:rsid w:val="00DA1B68"/>
    <w:rsid w:val="00DA2043"/>
    <w:rsid w:val="00DA3BD3"/>
    <w:rsid w:val="00DA666B"/>
    <w:rsid w:val="00DA7173"/>
    <w:rsid w:val="00DB3550"/>
    <w:rsid w:val="00DB372E"/>
    <w:rsid w:val="00DB3E60"/>
    <w:rsid w:val="00DB7465"/>
    <w:rsid w:val="00DB7CC3"/>
    <w:rsid w:val="00DC1D18"/>
    <w:rsid w:val="00DD0468"/>
    <w:rsid w:val="00DD34DD"/>
    <w:rsid w:val="00DD5774"/>
    <w:rsid w:val="00DD7C6C"/>
    <w:rsid w:val="00DE2381"/>
    <w:rsid w:val="00DF01D4"/>
    <w:rsid w:val="00DF3909"/>
    <w:rsid w:val="00DF3919"/>
    <w:rsid w:val="00E05D41"/>
    <w:rsid w:val="00E066D9"/>
    <w:rsid w:val="00E06734"/>
    <w:rsid w:val="00E10C7C"/>
    <w:rsid w:val="00E11570"/>
    <w:rsid w:val="00E1480D"/>
    <w:rsid w:val="00E15C4D"/>
    <w:rsid w:val="00E17EC1"/>
    <w:rsid w:val="00E20C2D"/>
    <w:rsid w:val="00E20D88"/>
    <w:rsid w:val="00E24520"/>
    <w:rsid w:val="00E24E47"/>
    <w:rsid w:val="00E258E2"/>
    <w:rsid w:val="00E27507"/>
    <w:rsid w:val="00E465ED"/>
    <w:rsid w:val="00E54E5A"/>
    <w:rsid w:val="00E62FBB"/>
    <w:rsid w:val="00E70644"/>
    <w:rsid w:val="00E773A3"/>
    <w:rsid w:val="00E81A98"/>
    <w:rsid w:val="00E82823"/>
    <w:rsid w:val="00E84A47"/>
    <w:rsid w:val="00E84C2A"/>
    <w:rsid w:val="00E85ADC"/>
    <w:rsid w:val="00E862FD"/>
    <w:rsid w:val="00E86A35"/>
    <w:rsid w:val="00EA17C9"/>
    <w:rsid w:val="00EA49B9"/>
    <w:rsid w:val="00EB736B"/>
    <w:rsid w:val="00EC00D0"/>
    <w:rsid w:val="00EC0227"/>
    <w:rsid w:val="00EC223D"/>
    <w:rsid w:val="00EC2B2A"/>
    <w:rsid w:val="00EC702D"/>
    <w:rsid w:val="00ED29D7"/>
    <w:rsid w:val="00EE5B5D"/>
    <w:rsid w:val="00EF0B14"/>
    <w:rsid w:val="00EF3CB5"/>
    <w:rsid w:val="00F06FA4"/>
    <w:rsid w:val="00F11966"/>
    <w:rsid w:val="00F172EC"/>
    <w:rsid w:val="00F17C07"/>
    <w:rsid w:val="00F314EF"/>
    <w:rsid w:val="00F367A3"/>
    <w:rsid w:val="00F37621"/>
    <w:rsid w:val="00F41C71"/>
    <w:rsid w:val="00F42358"/>
    <w:rsid w:val="00F44FA3"/>
    <w:rsid w:val="00F51BBB"/>
    <w:rsid w:val="00F5288C"/>
    <w:rsid w:val="00F52C75"/>
    <w:rsid w:val="00F56B91"/>
    <w:rsid w:val="00F627D5"/>
    <w:rsid w:val="00F634C9"/>
    <w:rsid w:val="00F639DB"/>
    <w:rsid w:val="00F67B63"/>
    <w:rsid w:val="00F76FC8"/>
    <w:rsid w:val="00F85072"/>
    <w:rsid w:val="00F85DA7"/>
    <w:rsid w:val="00F86FDB"/>
    <w:rsid w:val="00F911EC"/>
    <w:rsid w:val="00F95473"/>
    <w:rsid w:val="00FA256B"/>
    <w:rsid w:val="00FA4FDC"/>
    <w:rsid w:val="00FB21DE"/>
    <w:rsid w:val="00FB3B19"/>
    <w:rsid w:val="00FB52BE"/>
    <w:rsid w:val="00FB650E"/>
    <w:rsid w:val="00FC1553"/>
    <w:rsid w:val="00FD0144"/>
    <w:rsid w:val="00FD6E24"/>
    <w:rsid w:val="00FD70F9"/>
    <w:rsid w:val="00FD74B9"/>
    <w:rsid w:val="00FE2D2B"/>
    <w:rsid w:val="00FE4066"/>
    <w:rsid w:val="00FE699E"/>
    <w:rsid w:val="00FF02DB"/>
    <w:rsid w:val="00FF6A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4F004"/>
  <w15:chartTrackingRefBased/>
  <w15:docId w15:val="{AD4CB2AB-2AFD-0B47-B404-84CAD2E2F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39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39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39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39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39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39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39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39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39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9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39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39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39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39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39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39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39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3935"/>
    <w:rPr>
      <w:rFonts w:eastAsiaTheme="majorEastAsia" w:cstheme="majorBidi"/>
      <w:color w:val="272727" w:themeColor="text1" w:themeTint="D8"/>
    </w:rPr>
  </w:style>
  <w:style w:type="paragraph" w:styleId="Title">
    <w:name w:val="Title"/>
    <w:basedOn w:val="Normal"/>
    <w:next w:val="Normal"/>
    <w:link w:val="TitleChar"/>
    <w:uiPriority w:val="10"/>
    <w:qFormat/>
    <w:rsid w:val="00D939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39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39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39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3935"/>
    <w:pPr>
      <w:spacing w:before="160"/>
      <w:jc w:val="center"/>
    </w:pPr>
    <w:rPr>
      <w:i/>
      <w:iCs/>
      <w:color w:val="404040" w:themeColor="text1" w:themeTint="BF"/>
    </w:rPr>
  </w:style>
  <w:style w:type="character" w:customStyle="1" w:styleId="QuoteChar">
    <w:name w:val="Quote Char"/>
    <w:basedOn w:val="DefaultParagraphFont"/>
    <w:link w:val="Quote"/>
    <w:uiPriority w:val="29"/>
    <w:rsid w:val="00D93935"/>
    <w:rPr>
      <w:i/>
      <w:iCs/>
      <w:color w:val="404040" w:themeColor="text1" w:themeTint="BF"/>
    </w:rPr>
  </w:style>
  <w:style w:type="paragraph" w:styleId="ListParagraph">
    <w:name w:val="List Paragraph"/>
    <w:basedOn w:val="Normal"/>
    <w:uiPriority w:val="34"/>
    <w:qFormat/>
    <w:rsid w:val="00D93935"/>
    <w:pPr>
      <w:ind w:left="720"/>
      <w:contextualSpacing/>
    </w:pPr>
  </w:style>
  <w:style w:type="character" w:styleId="IntenseEmphasis">
    <w:name w:val="Intense Emphasis"/>
    <w:basedOn w:val="DefaultParagraphFont"/>
    <w:uiPriority w:val="21"/>
    <w:qFormat/>
    <w:rsid w:val="00D93935"/>
    <w:rPr>
      <w:i/>
      <w:iCs/>
      <w:color w:val="0F4761" w:themeColor="accent1" w:themeShade="BF"/>
    </w:rPr>
  </w:style>
  <w:style w:type="paragraph" w:styleId="IntenseQuote">
    <w:name w:val="Intense Quote"/>
    <w:basedOn w:val="Normal"/>
    <w:next w:val="Normal"/>
    <w:link w:val="IntenseQuoteChar"/>
    <w:uiPriority w:val="30"/>
    <w:qFormat/>
    <w:rsid w:val="00D939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3935"/>
    <w:rPr>
      <w:i/>
      <w:iCs/>
      <w:color w:val="0F4761" w:themeColor="accent1" w:themeShade="BF"/>
    </w:rPr>
  </w:style>
  <w:style w:type="character" w:styleId="IntenseReference">
    <w:name w:val="Intense Reference"/>
    <w:basedOn w:val="DefaultParagraphFont"/>
    <w:uiPriority w:val="32"/>
    <w:qFormat/>
    <w:rsid w:val="00D93935"/>
    <w:rPr>
      <w:b/>
      <w:bCs/>
      <w:smallCaps/>
      <w:color w:val="0F4761" w:themeColor="accent1" w:themeShade="BF"/>
      <w:spacing w:val="5"/>
    </w:rPr>
  </w:style>
  <w:style w:type="character" w:styleId="Hyperlink">
    <w:name w:val="Hyperlink"/>
    <w:basedOn w:val="DefaultParagraphFont"/>
    <w:uiPriority w:val="99"/>
    <w:unhideWhenUsed/>
    <w:rsid w:val="007256AC"/>
    <w:rPr>
      <w:color w:val="467886" w:themeColor="hyperlink"/>
      <w:u w:val="single"/>
    </w:rPr>
  </w:style>
  <w:style w:type="character" w:styleId="UnresolvedMention">
    <w:name w:val="Unresolved Mention"/>
    <w:basedOn w:val="DefaultParagraphFont"/>
    <w:uiPriority w:val="99"/>
    <w:semiHidden/>
    <w:unhideWhenUsed/>
    <w:rsid w:val="007256AC"/>
    <w:rPr>
      <w:color w:val="605E5C"/>
      <w:shd w:val="clear" w:color="auto" w:fill="E1DFDD"/>
    </w:rPr>
  </w:style>
  <w:style w:type="paragraph" w:styleId="Caption">
    <w:name w:val="caption"/>
    <w:basedOn w:val="Normal"/>
    <w:next w:val="Normal"/>
    <w:uiPriority w:val="35"/>
    <w:unhideWhenUsed/>
    <w:qFormat/>
    <w:rsid w:val="00070505"/>
    <w:pPr>
      <w:spacing w:after="200" w:line="240" w:lineRule="auto"/>
    </w:pPr>
    <w:rPr>
      <w:i/>
      <w:iCs/>
      <w:color w:val="0E2841" w:themeColor="text2"/>
      <w:sz w:val="18"/>
      <w:szCs w:val="18"/>
    </w:rPr>
  </w:style>
  <w:style w:type="paragraph" w:customStyle="1" w:styleId="EndNoteBibliographyTitle">
    <w:name w:val="EndNote Bibliography Title"/>
    <w:basedOn w:val="Normal"/>
    <w:link w:val="EndNoteBibliographyTitleChar"/>
    <w:rsid w:val="008E0FC7"/>
    <w:pPr>
      <w:spacing w:after="0"/>
      <w:jc w:val="center"/>
    </w:pPr>
    <w:rPr>
      <w:rFonts w:ascii="Aptos" w:hAnsi="Aptos"/>
    </w:rPr>
  </w:style>
  <w:style w:type="character" w:customStyle="1" w:styleId="EndNoteBibliographyTitleChar">
    <w:name w:val="EndNote Bibliography Title Char"/>
    <w:basedOn w:val="DefaultParagraphFont"/>
    <w:link w:val="EndNoteBibliographyTitle"/>
    <w:rsid w:val="008E0FC7"/>
    <w:rPr>
      <w:rFonts w:ascii="Aptos" w:hAnsi="Aptos"/>
    </w:rPr>
  </w:style>
  <w:style w:type="paragraph" w:customStyle="1" w:styleId="EndNoteBibliography">
    <w:name w:val="EndNote Bibliography"/>
    <w:basedOn w:val="Normal"/>
    <w:link w:val="EndNoteBibliographyChar"/>
    <w:rsid w:val="008E0FC7"/>
    <w:pPr>
      <w:spacing w:line="240" w:lineRule="auto"/>
    </w:pPr>
    <w:rPr>
      <w:rFonts w:ascii="Aptos" w:hAnsi="Aptos"/>
    </w:rPr>
  </w:style>
  <w:style w:type="character" w:customStyle="1" w:styleId="EndNoteBibliographyChar">
    <w:name w:val="EndNote Bibliography Char"/>
    <w:basedOn w:val="DefaultParagraphFont"/>
    <w:link w:val="EndNoteBibliography"/>
    <w:rsid w:val="008E0FC7"/>
    <w:rPr>
      <w:rFonts w:ascii="Aptos" w:hAnsi="Aptos"/>
    </w:rPr>
  </w:style>
  <w:style w:type="table" w:styleId="TableGrid">
    <w:name w:val="Table Grid"/>
    <w:basedOn w:val="TableNormal"/>
    <w:uiPriority w:val="39"/>
    <w:rsid w:val="005863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809A4"/>
    <w:rPr>
      <w:color w:val="666666"/>
    </w:rPr>
  </w:style>
  <w:style w:type="paragraph" w:styleId="Revision">
    <w:name w:val="Revision"/>
    <w:hidden/>
    <w:uiPriority w:val="99"/>
    <w:semiHidden/>
    <w:rsid w:val="007B022C"/>
    <w:pPr>
      <w:spacing w:after="0" w:line="240" w:lineRule="auto"/>
    </w:pPr>
  </w:style>
  <w:style w:type="character" w:styleId="CommentReference">
    <w:name w:val="annotation reference"/>
    <w:basedOn w:val="DefaultParagraphFont"/>
    <w:uiPriority w:val="99"/>
    <w:semiHidden/>
    <w:unhideWhenUsed/>
    <w:rsid w:val="009A16A9"/>
    <w:rPr>
      <w:sz w:val="16"/>
      <w:szCs w:val="16"/>
    </w:rPr>
  </w:style>
  <w:style w:type="paragraph" w:styleId="CommentText">
    <w:name w:val="annotation text"/>
    <w:basedOn w:val="Normal"/>
    <w:link w:val="CommentTextChar"/>
    <w:uiPriority w:val="99"/>
    <w:semiHidden/>
    <w:unhideWhenUsed/>
    <w:rsid w:val="009A16A9"/>
    <w:pPr>
      <w:spacing w:line="240" w:lineRule="auto"/>
    </w:pPr>
    <w:rPr>
      <w:sz w:val="20"/>
      <w:szCs w:val="20"/>
    </w:rPr>
  </w:style>
  <w:style w:type="character" w:customStyle="1" w:styleId="CommentTextChar">
    <w:name w:val="Comment Text Char"/>
    <w:basedOn w:val="DefaultParagraphFont"/>
    <w:link w:val="CommentText"/>
    <w:uiPriority w:val="99"/>
    <w:semiHidden/>
    <w:rsid w:val="009A16A9"/>
    <w:rPr>
      <w:sz w:val="20"/>
      <w:szCs w:val="20"/>
    </w:rPr>
  </w:style>
  <w:style w:type="paragraph" w:styleId="CommentSubject">
    <w:name w:val="annotation subject"/>
    <w:basedOn w:val="CommentText"/>
    <w:next w:val="CommentText"/>
    <w:link w:val="CommentSubjectChar"/>
    <w:uiPriority w:val="99"/>
    <w:semiHidden/>
    <w:unhideWhenUsed/>
    <w:rsid w:val="009A16A9"/>
    <w:rPr>
      <w:b/>
      <w:bCs/>
    </w:rPr>
  </w:style>
  <w:style w:type="character" w:customStyle="1" w:styleId="CommentSubjectChar">
    <w:name w:val="Comment Subject Char"/>
    <w:basedOn w:val="CommentTextChar"/>
    <w:link w:val="CommentSubject"/>
    <w:uiPriority w:val="99"/>
    <w:semiHidden/>
    <w:rsid w:val="009A16A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turnbu2@stanford.edu" TargetMode="External"/><Relationship Id="rId13" Type="http://schemas.openxmlformats.org/officeDocument/2006/relationships/image" Target="media/image3.tiff"/><Relationship Id="rId3" Type="http://schemas.openxmlformats.org/officeDocument/2006/relationships/webSettings" Target="webSettings.xml"/><Relationship Id="rId7" Type="http://schemas.microsoft.com/office/2018/08/relationships/commentsExtensible" Target="commentsExtensible.xml"/><Relationship Id="rId12" Type="http://schemas.openxmlformats.org/officeDocument/2006/relationships/image" Target="media/image2.tiff"/><Relationship Id="rId17" Type="http://schemas.openxmlformats.org/officeDocument/2006/relationships/theme" Target="theme/theme1.xml"/><Relationship Id="rId2" Type="http://schemas.openxmlformats.org/officeDocument/2006/relationships/settings" Target="settings.xml"/><Relationship Id="rId16" Type="http://schemas.microsoft.com/office/2011/relationships/people" Target="people.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image" Target="media/image1.tiff"/><Relationship Id="rId5" Type="http://schemas.microsoft.com/office/2011/relationships/commentsExtended" Target="commentsExtended.xml"/><Relationship Id="rId15" Type="http://schemas.openxmlformats.org/officeDocument/2006/relationships/fontTable" Target="fontTable.xml"/><Relationship Id="rId10" Type="http://schemas.openxmlformats.org/officeDocument/2006/relationships/hyperlink" Target="https://midus.wisc.edu/" TargetMode="External"/><Relationship Id="rId4" Type="http://schemas.openxmlformats.org/officeDocument/2006/relationships/comments" Target="comments.xml"/><Relationship Id="rId9" Type="http://schemas.openxmlformats.org/officeDocument/2006/relationships/hyperlink" Target="https://www.icpsr.umich.edu/web/NACDA/studies/38862" TargetMode="External"/><Relationship Id="rId14" Type="http://schemas.openxmlformats.org/officeDocument/2006/relationships/image" Target="media/image4.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2187</TotalTime>
  <Pages>21</Pages>
  <Words>11737</Words>
  <Characters>66907</Characters>
  <Application>Microsoft Office Word</Application>
  <DocSecurity>0</DocSecurity>
  <Lines>557</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George Turnbull</dc:creator>
  <cp:keywords/>
  <dc:description/>
  <cp:lastModifiedBy>James J. Gross</cp:lastModifiedBy>
  <cp:revision>931</cp:revision>
  <dcterms:created xsi:type="dcterms:W3CDTF">2026-03-20T16:01:00Z</dcterms:created>
  <dcterms:modified xsi:type="dcterms:W3CDTF">2026-04-21T21:32:00Z</dcterms:modified>
</cp:coreProperties>
</file>